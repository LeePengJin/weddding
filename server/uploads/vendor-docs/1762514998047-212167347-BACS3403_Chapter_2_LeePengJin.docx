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ED42" w14:textId="77777777" w:rsidR="0054510B" w:rsidRDefault="0054510B">
      <w:pPr>
        <w:rPr>
          <w:lang w:eastAsia="zh-CN"/>
        </w:rPr>
      </w:pPr>
    </w:p>
    <w:p w14:paraId="2E1FBE64" w14:textId="77777777" w:rsidR="0054510B" w:rsidRDefault="0054510B">
      <w:pPr>
        <w:rPr>
          <w:lang w:eastAsia="zh-CN"/>
        </w:rPr>
      </w:pPr>
    </w:p>
    <w:p w14:paraId="12D7CBC3" w14:textId="77777777" w:rsidR="0054510B" w:rsidRDefault="0054510B">
      <w:pPr>
        <w:rPr>
          <w:lang w:eastAsia="zh-CN"/>
        </w:rPr>
      </w:pPr>
    </w:p>
    <w:p w14:paraId="7BB0AB9D" w14:textId="77777777" w:rsidR="0054510B" w:rsidRDefault="0054510B">
      <w:pPr>
        <w:rPr>
          <w:lang w:eastAsia="zh-CN"/>
        </w:rPr>
      </w:pPr>
    </w:p>
    <w:p w14:paraId="43B49395" w14:textId="77777777" w:rsidR="008E0146" w:rsidRDefault="00D36B8F" w:rsidP="002D06B9">
      <w:pPr>
        <w:pStyle w:val="TextTitle"/>
      </w:pPr>
      <w:r>
        <w:t xml:space="preserve">Weddding </w:t>
      </w:r>
    </w:p>
    <w:p w14:paraId="018E8430" w14:textId="77777777" w:rsidR="004E1813" w:rsidRPr="004E1813" w:rsidRDefault="00D36B8F" w:rsidP="002D06B9">
      <w:pPr>
        <w:pStyle w:val="TextTitle"/>
      </w:pPr>
      <w:r>
        <w:t>(</w:t>
      </w:r>
      <w:r w:rsidR="00E302A8" w:rsidRPr="00E302A8">
        <w:t xml:space="preserve">3D Wedding Venue Planning </w:t>
      </w:r>
      <w:r w:rsidR="00E302A8">
        <w:t xml:space="preserve">&amp; Management </w:t>
      </w:r>
      <w:r w:rsidR="00E302A8" w:rsidRPr="00E302A8">
        <w:t>System</w:t>
      </w:r>
      <w:r>
        <w:t>)</w:t>
      </w:r>
    </w:p>
    <w:p w14:paraId="5371DCBC" w14:textId="77777777" w:rsidR="0054510B" w:rsidRPr="00001E67" w:rsidRDefault="0054510B"/>
    <w:p w14:paraId="522DF416" w14:textId="77777777" w:rsidR="0054510B" w:rsidRPr="00001E67" w:rsidRDefault="0054510B"/>
    <w:p w14:paraId="47F9C27D" w14:textId="77777777" w:rsidR="0054510B" w:rsidRPr="00001E67" w:rsidRDefault="0054510B"/>
    <w:p w14:paraId="53A70EB9" w14:textId="77777777" w:rsidR="0054510B" w:rsidRPr="00001E67" w:rsidRDefault="0054510B" w:rsidP="002D06B9">
      <w:pPr>
        <w:pStyle w:val="Normal14pt"/>
      </w:pPr>
      <w:r w:rsidRPr="00001E67">
        <w:t>By</w:t>
      </w:r>
    </w:p>
    <w:p w14:paraId="4AECBCD4" w14:textId="77777777" w:rsidR="0054510B" w:rsidRPr="00001E67" w:rsidRDefault="0054510B"/>
    <w:p w14:paraId="7714E0E3" w14:textId="77777777" w:rsidR="0054510B" w:rsidRPr="00001E67" w:rsidRDefault="0054510B"/>
    <w:p w14:paraId="7704566E" w14:textId="77777777" w:rsidR="0054510B" w:rsidRPr="00001E67" w:rsidRDefault="0054510B"/>
    <w:p w14:paraId="7C749E70" w14:textId="77777777" w:rsidR="0054510B" w:rsidRPr="00001E67" w:rsidRDefault="0054510B">
      <w:pPr>
        <w:rPr>
          <w:lang w:eastAsia="zh-CN"/>
        </w:rPr>
      </w:pPr>
    </w:p>
    <w:p w14:paraId="20EF1EDB" w14:textId="77777777" w:rsidR="0054510B" w:rsidRPr="00001E67" w:rsidRDefault="00835173" w:rsidP="002D06B9">
      <w:pPr>
        <w:pStyle w:val="TextName"/>
      </w:pPr>
      <w:r>
        <w:t>Lee Peng Jin</w:t>
      </w:r>
    </w:p>
    <w:p w14:paraId="107F8E41" w14:textId="77777777" w:rsidR="0054510B" w:rsidRPr="00001E67" w:rsidRDefault="0054510B">
      <w:pPr>
        <w:rPr>
          <w:lang w:eastAsia="zh-CN"/>
        </w:rPr>
      </w:pPr>
    </w:p>
    <w:p w14:paraId="08810D29" w14:textId="77777777" w:rsidR="0054510B" w:rsidRPr="00001E67" w:rsidRDefault="0054510B">
      <w:pPr>
        <w:rPr>
          <w:lang w:eastAsia="zh-CN"/>
        </w:rPr>
      </w:pPr>
    </w:p>
    <w:p w14:paraId="59E2A48D" w14:textId="77777777" w:rsidR="0054510B" w:rsidRPr="00001E67" w:rsidRDefault="0054510B">
      <w:pPr>
        <w:rPr>
          <w:lang w:eastAsia="zh-CN"/>
        </w:rPr>
      </w:pPr>
    </w:p>
    <w:p w14:paraId="66CF9A13" w14:textId="77777777" w:rsidR="00BB701E" w:rsidRPr="00001E67" w:rsidRDefault="00BB701E">
      <w:pPr>
        <w:rPr>
          <w:lang w:eastAsia="zh-CN"/>
        </w:rPr>
      </w:pPr>
    </w:p>
    <w:p w14:paraId="4556B779" w14:textId="77777777" w:rsidR="00BB701E" w:rsidRPr="00001E67" w:rsidRDefault="0053020D" w:rsidP="00946561">
      <w:pPr>
        <w:jc w:val="center"/>
        <w:rPr>
          <w:lang w:eastAsia="zh-CN"/>
        </w:rPr>
      </w:pPr>
      <w:r w:rsidRPr="0053020D">
        <w:rPr>
          <w:noProof/>
          <w:lang w:val="en-MY" w:eastAsia="en-MY"/>
        </w:rPr>
        <w:drawing>
          <wp:inline distT="0" distB="0" distL="0" distR="0" wp14:anchorId="5400D198" wp14:editId="3E758C7C">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2AC97E5E" w14:textId="77777777" w:rsidR="0054510B" w:rsidRPr="00001E67" w:rsidRDefault="0054510B">
      <w:pPr>
        <w:rPr>
          <w:lang w:eastAsia="zh-CN"/>
        </w:rPr>
      </w:pPr>
    </w:p>
    <w:p w14:paraId="0F0194B9" w14:textId="77777777" w:rsidR="0054510B" w:rsidRPr="00001E67" w:rsidRDefault="00BB701E" w:rsidP="00017D0E">
      <w:pPr>
        <w:ind w:left="993"/>
        <w:rPr>
          <w:lang w:eastAsia="zh-CN"/>
        </w:rPr>
      </w:pPr>
      <w:r w:rsidRPr="00001E67">
        <w:rPr>
          <w:lang w:eastAsia="zh-CN"/>
        </w:rPr>
        <w:tab/>
      </w:r>
      <w:r w:rsidRPr="00001E67">
        <w:rPr>
          <w:lang w:eastAsia="zh-CN"/>
        </w:rPr>
        <w:tab/>
      </w:r>
      <w:r w:rsidRPr="00001E67">
        <w:rPr>
          <w:lang w:eastAsia="zh-CN"/>
        </w:rPr>
        <w:tab/>
      </w:r>
      <w:r w:rsidRPr="00001E67">
        <w:rPr>
          <w:lang w:eastAsia="zh-CN"/>
        </w:rPr>
        <w:tab/>
      </w:r>
      <w:r w:rsidRPr="00001E67">
        <w:rPr>
          <w:lang w:eastAsia="zh-CN"/>
        </w:rPr>
        <w:tab/>
      </w:r>
      <w:r w:rsidRPr="00001E67">
        <w:rPr>
          <w:lang w:eastAsia="zh-CN"/>
        </w:rPr>
        <w:tab/>
      </w:r>
      <w:r w:rsidRPr="00001E67">
        <w:rPr>
          <w:lang w:eastAsia="zh-CN"/>
        </w:rPr>
        <w:tab/>
        <w:t xml:space="preserve">     </w:t>
      </w:r>
    </w:p>
    <w:p w14:paraId="4AB33601" w14:textId="77777777" w:rsidR="0054510B" w:rsidRPr="00001E67" w:rsidRDefault="0054510B" w:rsidP="00BB701E">
      <w:pPr>
        <w:jc w:val="center"/>
        <w:rPr>
          <w:lang w:eastAsia="zh-CN"/>
        </w:rPr>
      </w:pPr>
    </w:p>
    <w:p w14:paraId="582B9210" w14:textId="77777777" w:rsidR="0054510B" w:rsidRPr="00001E67" w:rsidRDefault="00042066" w:rsidP="00042066">
      <w:pPr>
        <w:tabs>
          <w:tab w:val="left" w:pos="1320"/>
        </w:tabs>
        <w:rPr>
          <w:lang w:eastAsia="zh-CN"/>
        </w:rPr>
      </w:pPr>
      <w:r>
        <w:rPr>
          <w:lang w:eastAsia="zh-CN"/>
        </w:rPr>
        <w:tab/>
      </w:r>
    </w:p>
    <w:p w14:paraId="1A8F5784" w14:textId="77777777" w:rsidR="0054510B" w:rsidRPr="00001E67" w:rsidRDefault="0054510B">
      <w:pPr>
        <w:rPr>
          <w:lang w:eastAsia="zh-CN"/>
        </w:rPr>
      </w:pPr>
    </w:p>
    <w:p w14:paraId="081D256B" w14:textId="77777777" w:rsidR="001F5EBF" w:rsidRDefault="00017D0E" w:rsidP="002D06B9">
      <w:pPr>
        <w:pStyle w:val="Normal18ptcentered"/>
      </w:pPr>
      <w:r w:rsidRPr="00001E67">
        <w:t>F</w:t>
      </w:r>
      <w:r w:rsidR="00A06782" w:rsidRPr="00001E67">
        <w:t xml:space="preserve">ACULTY OF </w:t>
      </w:r>
      <w:r w:rsidR="00F62A45">
        <w:t xml:space="preserve">COMPUTING </w:t>
      </w:r>
      <w:r w:rsidR="00A06782" w:rsidRPr="00001E67">
        <w:t xml:space="preserve">AND </w:t>
      </w:r>
    </w:p>
    <w:p w14:paraId="613131C4" w14:textId="77777777" w:rsidR="0054510B" w:rsidRDefault="00F62A45" w:rsidP="002D06B9">
      <w:pPr>
        <w:pStyle w:val="Normal18ptcentered"/>
      </w:pPr>
      <w:r>
        <w:t>INFORMATION TECHNOLOGY</w:t>
      </w:r>
    </w:p>
    <w:p w14:paraId="374F1960" w14:textId="77777777" w:rsidR="00F62A45" w:rsidRPr="00001E67" w:rsidRDefault="00F62A45" w:rsidP="002D06B9">
      <w:pPr>
        <w:pStyle w:val="Normal18ptcentered"/>
      </w:pPr>
    </w:p>
    <w:p w14:paraId="708D444D" w14:textId="77777777" w:rsidR="0054510B" w:rsidRPr="00001E67" w:rsidRDefault="0054510B" w:rsidP="002D06B9">
      <w:pPr>
        <w:pStyle w:val="Normal18ptcentered"/>
      </w:pPr>
      <w:r w:rsidRPr="00001E67">
        <w:t xml:space="preserve">TUNKU ABDUL RAHMAN </w:t>
      </w:r>
      <w:r w:rsidR="00A06782" w:rsidRPr="00001E67">
        <w:t xml:space="preserve">UNIVERSITY </w:t>
      </w:r>
      <w:r w:rsidR="006B41EC">
        <w:t>OF MANAGEMENT AND TECHNOLOGY</w:t>
      </w:r>
    </w:p>
    <w:p w14:paraId="7682224C" w14:textId="77777777" w:rsidR="0054510B" w:rsidRPr="00001E67" w:rsidRDefault="008E0146" w:rsidP="002D06B9">
      <w:pPr>
        <w:pStyle w:val="Normal18ptcentered"/>
      </w:pPr>
      <w:r>
        <w:t>PENANG</w:t>
      </w:r>
      <w:r w:rsidR="001D3BDE">
        <w:t xml:space="preserve"> BRANCH</w:t>
      </w:r>
    </w:p>
    <w:p w14:paraId="796AC633" w14:textId="77777777" w:rsidR="0054510B" w:rsidRPr="00001E67" w:rsidRDefault="0054510B">
      <w:pPr>
        <w:rPr>
          <w:sz w:val="32"/>
          <w:szCs w:val="32"/>
          <w:lang w:eastAsia="zh-CN"/>
        </w:rPr>
      </w:pPr>
    </w:p>
    <w:p w14:paraId="104297D4" w14:textId="77777777" w:rsidR="008C6D34" w:rsidRPr="00001E67" w:rsidRDefault="008C6D34">
      <w:pPr>
        <w:rPr>
          <w:sz w:val="32"/>
          <w:szCs w:val="32"/>
          <w:lang w:eastAsia="zh-CN"/>
        </w:rPr>
      </w:pPr>
    </w:p>
    <w:p w14:paraId="65C758E2" w14:textId="77777777" w:rsidR="0054510B" w:rsidRDefault="0054510B" w:rsidP="002D06B9">
      <w:pPr>
        <w:pStyle w:val="Normal18ptcentered"/>
      </w:pPr>
      <w:r w:rsidRPr="00001E67">
        <w:t>ACADEMIC YEAR</w:t>
      </w:r>
    </w:p>
    <w:p w14:paraId="2BA9D123" w14:textId="77777777" w:rsidR="00F554CB" w:rsidRDefault="00000000" w:rsidP="00F554CB">
      <w:pPr>
        <w:tabs>
          <w:tab w:val="left" w:pos="2325"/>
        </w:tabs>
        <w:jc w:val="center"/>
        <w:rPr>
          <w:lang w:val="en-US"/>
        </w:rPr>
      </w:pPr>
      <w:sdt>
        <w:sdtPr>
          <w:rPr>
            <w:b/>
            <w:sz w:val="32"/>
            <w:szCs w:val="32"/>
            <w:lang w:val="en-US"/>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936DC9">
            <w:rPr>
              <w:b/>
              <w:sz w:val="32"/>
              <w:szCs w:val="32"/>
              <w:lang w:val="en-US"/>
            </w:rPr>
            <w:t>2025/26</w:t>
          </w:r>
        </w:sdtContent>
      </w:sdt>
    </w:p>
    <w:p w14:paraId="2CC8E8EF" w14:textId="77777777" w:rsidR="00F554CB" w:rsidRPr="00001E67" w:rsidRDefault="00F554CB" w:rsidP="002D06B9">
      <w:pPr>
        <w:pStyle w:val="Normal18ptcentered"/>
      </w:pPr>
    </w:p>
    <w:p w14:paraId="329CDBA9" w14:textId="77777777" w:rsidR="0054510B" w:rsidRPr="00001E67" w:rsidRDefault="0054510B"/>
    <w:p w14:paraId="46A3BD22" w14:textId="77777777" w:rsidR="0054510B" w:rsidRPr="00001E67" w:rsidRDefault="0054510B"/>
    <w:p w14:paraId="129B99EB" w14:textId="77777777" w:rsidR="00A629FA" w:rsidRPr="00001E67" w:rsidRDefault="00A629FA" w:rsidP="00A629FA">
      <w:pPr>
        <w:jc w:val="center"/>
        <w:rPr>
          <w:color w:val="000000"/>
          <w:sz w:val="40"/>
          <w:szCs w:val="44"/>
        </w:rPr>
      </w:pPr>
      <w:bookmarkStart w:id="0" w:name="_Toc219649317"/>
    </w:p>
    <w:p w14:paraId="766C9AAB" w14:textId="77777777" w:rsidR="00017D0E" w:rsidRPr="00001E67" w:rsidRDefault="00017D0E" w:rsidP="00A629FA">
      <w:pPr>
        <w:jc w:val="center"/>
        <w:rPr>
          <w:color w:val="000000"/>
          <w:sz w:val="40"/>
          <w:szCs w:val="44"/>
        </w:rPr>
      </w:pPr>
    </w:p>
    <w:p w14:paraId="3F768B35" w14:textId="77777777" w:rsidR="00017D0E" w:rsidRPr="00001E67" w:rsidRDefault="00D36B8F" w:rsidP="002D06B9">
      <w:pPr>
        <w:pStyle w:val="TextName"/>
        <w:rPr>
          <w:color w:val="000000"/>
          <w:szCs w:val="44"/>
        </w:rPr>
      </w:pPr>
      <w:r>
        <w:t>Weddding (</w:t>
      </w:r>
      <w:r w:rsidR="00E302A8" w:rsidRPr="00E302A8">
        <w:t xml:space="preserve">3D Wedding Venue Planning </w:t>
      </w:r>
      <w:r w:rsidR="00E302A8">
        <w:t xml:space="preserve">&amp; Management </w:t>
      </w:r>
      <w:r w:rsidR="00E302A8" w:rsidRPr="00E302A8">
        <w:t>System</w:t>
      </w:r>
      <w:r>
        <w:t>)</w:t>
      </w:r>
    </w:p>
    <w:bookmarkEnd w:id="0"/>
    <w:p w14:paraId="41C7381C" w14:textId="77777777" w:rsidR="00FD5AE7" w:rsidRPr="00001E67" w:rsidRDefault="00FD5AE7" w:rsidP="004E1813">
      <w:pPr>
        <w:jc w:val="center"/>
        <w:rPr>
          <w:sz w:val="40"/>
          <w:szCs w:val="44"/>
        </w:rPr>
      </w:pPr>
    </w:p>
    <w:p w14:paraId="12C06B6F" w14:textId="77777777" w:rsidR="00FD5AE7" w:rsidRPr="00001E67" w:rsidRDefault="00FD5AE7" w:rsidP="00FD5AE7">
      <w:pPr>
        <w:jc w:val="center"/>
        <w:rPr>
          <w:sz w:val="40"/>
          <w:szCs w:val="44"/>
        </w:rPr>
      </w:pPr>
      <w:r w:rsidRPr="00001E67">
        <w:rPr>
          <w:sz w:val="40"/>
          <w:szCs w:val="44"/>
        </w:rPr>
        <w:t>By</w:t>
      </w:r>
    </w:p>
    <w:p w14:paraId="7AE62BF5" w14:textId="77777777" w:rsidR="00FD5AE7" w:rsidRPr="00001E67" w:rsidRDefault="00FD5AE7" w:rsidP="00FD5AE7">
      <w:pPr>
        <w:jc w:val="center"/>
        <w:rPr>
          <w:color w:val="FF0000"/>
          <w:sz w:val="40"/>
          <w:szCs w:val="44"/>
        </w:rPr>
      </w:pPr>
    </w:p>
    <w:p w14:paraId="6B313D67" w14:textId="77777777" w:rsidR="00FD5AE7" w:rsidRPr="00001E67" w:rsidRDefault="00835173" w:rsidP="002D06B9">
      <w:pPr>
        <w:pStyle w:val="TextName"/>
        <w:rPr>
          <w:rFonts w:ascii="Arial" w:hAnsi="Arial" w:cs="Arial"/>
          <w:sz w:val="32"/>
          <w:szCs w:val="44"/>
        </w:rPr>
      </w:pPr>
      <w:r>
        <w:t>Lee Peng Jin</w:t>
      </w:r>
    </w:p>
    <w:p w14:paraId="5B0D8BBB" w14:textId="77777777" w:rsidR="00FD5AE7" w:rsidRDefault="00FD5AE7" w:rsidP="00053D52">
      <w:pPr>
        <w:pStyle w:val="Normal14ptbold"/>
      </w:pPr>
    </w:p>
    <w:p w14:paraId="31B673C1" w14:textId="77777777" w:rsidR="00946561" w:rsidRPr="00001E67" w:rsidRDefault="00946561" w:rsidP="00053D52">
      <w:pPr>
        <w:pStyle w:val="Normal14ptbold"/>
      </w:pPr>
    </w:p>
    <w:p w14:paraId="3F837F64" w14:textId="77777777" w:rsidR="00FD5AE7" w:rsidRPr="00053D52" w:rsidRDefault="00FD5AE7" w:rsidP="00053D52">
      <w:pPr>
        <w:jc w:val="center"/>
        <w:rPr>
          <w:sz w:val="32"/>
          <w:szCs w:val="36"/>
        </w:rPr>
      </w:pPr>
      <w:r w:rsidRPr="00053D52">
        <w:rPr>
          <w:sz w:val="32"/>
          <w:szCs w:val="36"/>
        </w:rPr>
        <w:t xml:space="preserve">Supervisor: </w:t>
      </w:r>
      <w:r w:rsidR="00835173">
        <w:rPr>
          <w:sz w:val="32"/>
          <w:szCs w:val="36"/>
        </w:rPr>
        <w:t xml:space="preserve">Mr. </w:t>
      </w:r>
      <w:proofErr w:type="spellStart"/>
      <w:r w:rsidR="00835173">
        <w:rPr>
          <w:sz w:val="32"/>
          <w:szCs w:val="36"/>
        </w:rPr>
        <w:t>Tneh</w:t>
      </w:r>
      <w:proofErr w:type="spellEnd"/>
      <w:r w:rsidR="00835173">
        <w:rPr>
          <w:sz w:val="32"/>
          <w:szCs w:val="36"/>
        </w:rPr>
        <w:t xml:space="preserve"> Aun </w:t>
      </w:r>
      <w:proofErr w:type="spellStart"/>
      <w:r w:rsidR="00835173">
        <w:rPr>
          <w:sz w:val="32"/>
          <w:szCs w:val="36"/>
        </w:rPr>
        <w:t>Hee</w:t>
      </w:r>
      <w:proofErr w:type="spellEnd"/>
    </w:p>
    <w:p w14:paraId="32BAF5B9" w14:textId="77777777" w:rsidR="00FD5AE7" w:rsidRPr="00001E67" w:rsidRDefault="00FD5AE7" w:rsidP="00FD5AE7">
      <w:pPr>
        <w:rPr>
          <w:lang w:val="en-US"/>
        </w:rPr>
      </w:pPr>
    </w:p>
    <w:p w14:paraId="49717E3E" w14:textId="77777777" w:rsidR="00FD5AE7" w:rsidRPr="00001E67" w:rsidRDefault="00FD5AE7" w:rsidP="00FD5AE7">
      <w:pPr>
        <w:rPr>
          <w:lang w:val="en-US"/>
        </w:rPr>
      </w:pPr>
    </w:p>
    <w:p w14:paraId="2204E7AB" w14:textId="77777777" w:rsidR="00FD5AE7" w:rsidRPr="00001E67" w:rsidRDefault="00FD5AE7" w:rsidP="00FD5AE7">
      <w:pPr>
        <w:jc w:val="both"/>
        <w:rPr>
          <w:lang w:val="en-US"/>
        </w:rPr>
      </w:pPr>
    </w:p>
    <w:p w14:paraId="3138481D" w14:textId="77777777" w:rsidR="00017D0E" w:rsidRPr="00053D52" w:rsidRDefault="00FD5AE7" w:rsidP="00053D52">
      <w:pPr>
        <w:jc w:val="center"/>
        <w:rPr>
          <w:sz w:val="32"/>
          <w:szCs w:val="36"/>
        </w:rPr>
      </w:pPr>
      <w:r w:rsidRPr="00053D52">
        <w:rPr>
          <w:sz w:val="32"/>
          <w:szCs w:val="36"/>
        </w:rPr>
        <w:t xml:space="preserve">A project report submitted to the </w:t>
      </w:r>
    </w:p>
    <w:p w14:paraId="573354D4" w14:textId="77777777" w:rsidR="00FD5AE7" w:rsidRPr="00001E67" w:rsidRDefault="00992F5F" w:rsidP="00FD5AE7">
      <w:pPr>
        <w:jc w:val="center"/>
        <w:rPr>
          <w:sz w:val="32"/>
          <w:szCs w:val="36"/>
        </w:rPr>
      </w:pPr>
      <w:r w:rsidRPr="00001E67">
        <w:rPr>
          <w:sz w:val="32"/>
          <w:szCs w:val="36"/>
        </w:rPr>
        <w:t xml:space="preserve">Faculty </w:t>
      </w:r>
      <w:r w:rsidR="00FD5AE7" w:rsidRPr="00001E67">
        <w:rPr>
          <w:sz w:val="32"/>
          <w:szCs w:val="36"/>
        </w:rPr>
        <w:t xml:space="preserve">of </w:t>
      </w:r>
      <w:r w:rsidRPr="00001E67">
        <w:rPr>
          <w:sz w:val="32"/>
          <w:szCs w:val="36"/>
        </w:rPr>
        <w:t>Computing</w:t>
      </w:r>
      <w:r w:rsidR="00F62A45">
        <w:rPr>
          <w:sz w:val="32"/>
          <w:szCs w:val="36"/>
        </w:rPr>
        <w:t xml:space="preserve"> and Information Technology</w:t>
      </w:r>
      <w:r w:rsidRPr="00001E67">
        <w:rPr>
          <w:sz w:val="32"/>
          <w:szCs w:val="36"/>
        </w:rPr>
        <w:t xml:space="preserve"> </w:t>
      </w:r>
      <w:r w:rsidR="00FD5AE7" w:rsidRPr="00001E67">
        <w:rPr>
          <w:sz w:val="32"/>
          <w:szCs w:val="36"/>
        </w:rPr>
        <w:t xml:space="preserve"> </w:t>
      </w:r>
    </w:p>
    <w:p w14:paraId="674A301D" w14:textId="77777777" w:rsidR="00FD5AE7" w:rsidRDefault="00FD5AE7" w:rsidP="00FD5AE7">
      <w:pPr>
        <w:jc w:val="center"/>
        <w:rPr>
          <w:sz w:val="32"/>
          <w:szCs w:val="32"/>
          <w:lang w:val="en-US"/>
        </w:rPr>
      </w:pPr>
      <w:r w:rsidRPr="00001E67">
        <w:rPr>
          <w:sz w:val="32"/>
          <w:szCs w:val="36"/>
        </w:rPr>
        <w:t>in</w:t>
      </w:r>
      <w:r w:rsidRPr="00001E67">
        <w:rPr>
          <w:rFonts w:ascii="Arial" w:hAnsi="Arial" w:cs="Arial"/>
          <w:sz w:val="32"/>
          <w:szCs w:val="36"/>
        </w:rPr>
        <w:t xml:space="preserve"> </w:t>
      </w:r>
      <w:r w:rsidRPr="00001E67">
        <w:rPr>
          <w:sz w:val="32"/>
          <w:szCs w:val="32"/>
          <w:lang w:val="en-US"/>
        </w:rPr>
        <w:t>partial fulfillment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2424C657" w14:textId="77777777" w:rsidR="004E1813" w:rsidRPr="002D06B9" w:rsidRDefault="00835173" w:rsidP="00FD5AE7">
          <w:pPr>
            <w:jc w:val="center"/>
            <w:rPr>
              <w:sz w:val="32"/>
              <w:szCs w:val="36"/>
            </w:rPr>
          </w:pPr>
          <w:r>
            <w:rPr>
              <w:sz w:val="32"/>
              <w:szCs w:val="36"/>
            </w:rPr>
            <w:t>Bachelor of Software Engineering (Honours)</w:t>
          </w:r>
        </w:p>
      </w:sdtContent>
    </w:sdt>
    <w:p w14:paraId="31D9D079" w14:textId="77777777" w:rsidR="00FD5AE7" w:rsidRDefault="00FD5AE7" w:rsidP="00FD5AE7">
      <w:pPr>
        <w:jc w:val="both"/>
        <w:rPr>
          <w:sz w:val="32"/>
          <w:szCs w:val="32"/>
          <w:lang w:val="en-US"/>
        </w:rPr>
      </w:pPr>
    </w:p>
    <w:p w14:paraId="0C1F75C5" w14:textId="77777777" w:rsidR="007D28F1" w:rsidRPr="00001E67" w:rsidRDefault="007D28F1" w:rsidP="00FD5AE7">
      <w:pPr>
        <w:jc w:val="both"/>
        <w:rPr>
          <w:sz w:val="32"/>
          <w:szCs w:val="32"/>
          <w:lang w:val="en-US"/>
        </w:rPr>
      </w:pPr>
    </w:p>
    <w:p w14:paraId="2DF5C8CE" w14:textId="77777777" w:rsidR="00017D0E" w:rsidRPr="00001E67" w:rsidRDefault="00017D0E" w:rsidP="00FD5AE7">
      <w:pPr>
        <w:jc w:val="both"/>
        <w:rPr>
          <w:sz w:val="32"/>
          <w:szCs w:val="32"/>
          <w:lang w:val="en-US"/>
        </w:rPr>
      </w:pPr>
    </w:p>
    <w:p w14:paraId="49255031" w14:textId="77777777" w:rsidR="00FD5AE7" w:rsidRPr="00001E67" w:rsidRDefault="00000000" w:rsidP="00FD5AE7">
      <w:pPr>
        <w:jc w:val="center"/>
        <w:rPr>
          <w:b/>
          <w:sz w:val="32"/>
          <w:szCs w:val="32"/>
          <w:lang w:val="en-US"/>
        </w:rPr>
      </w:pPr>
      <w:sdt>
        <w:sdtPr>
          <w:rPr>
            <w:b/>
            <w:sz w:val="32"/>
            <w:szCs w:val="32"/>
            <w:lang w:val="en-US"/>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listItem w:displayText="Department of Computing and Information Technology" w:value="Department of Computing and Information Technology"/>
          </w:dropDownList>
        </w:sdtPr>
        <w:sdtContent>
          <w:r w:rsidR="001D3BDE">
            <w:rPr>
              <w:b/>
              <w:sz w:val="32"/>
              <w:szCs w:val="32"/>
              <w:lang w:val="en-US"/>
            </w:rPr>
            <w:t>Department of Computing and Information Technology</w:t>
          </w:r>
        </w:sdtContent>
      </w:sdt>
    </w:p>
    <w:p w14:paraId="37823AF9" w14:textId="77777777" w:rsidR="00A06782" w:rsidRPr="00001E67" w:rsidRDefault="00A06782" w:rsidP="00FD5AE7">
      <w:pPr>
        <w:jc w:val="center"/>
        <w:rPr>
          <w:sz w:val="32"/>
          <w:szCs w:val="32"/>
          <w:lang w:val="en-US"/>
        </w:rPr>
      </w:pPr>
      <w:r w:rsidRPr="00001E67">
        <w:rPr>
          <w:sz w:val="32"/>
          <w:szCs w:val="32"/>
          <w:lang w:val="en-US"/>
        </w:rPr>
        <w:t>Faculty of Computing</w:t>
      </w:r>
      <w:r w:rsidR="00F62A45">
        <w:rPr>
          <w:sz w:val="32"/>
          <w:szCs w:val="32"/>
          <w:lang w:val="en-US"/>
        </w:rPr>
        <w:t xml:space="preserve"> </w:t>
      </w:r>
      <w:r w:rsidR="00F62A45">
        <w:rPr>
          <w:sz w:val="32"/>
          <w:szCs w:val="36"/>
        </w:rPr>
        <w:t>and Information Technology</w:t>
      </w:r>
      <w:r w:rsidR="00F62A45" w:rsidRPr="00001E67">
        <w:rPr>
          <w:sz w:val="32"/>
          <w:szCs w:val="36"/>
        </w:rPr>
        <w:t xml:space="preserve">  </w:t>
      </w:r>
    </w:p>
    <w:p w14:paraId="1A1D2DC3" w14:textId="77777777" w:rsidR="00FD5AE7" w:rsidRPr="00001E67" w:rsidRDefault="00FD5AE7" w:rsidP="00FD5AE7">
      <w:pPr>
        <w:jc w:val="center"/>
        <w:rPr>
          <w:sz w:val="32"/>
          <w:szCs w:val="32"/>
          <w:lang w:val="en-US"/>
        </w:rPr>
      </w:pPr>
      <w:proofErr w:type="spellStart"/>
      <w:r w:rsidRPr="00001E67">
        <w:rPr>
          <w:sz w:val="32"/>
          <w:szCs w:val="32"/>
          <w:lang w:val="en-US"/>
        </w:rPr>
        <w:t>Tunku</w:t>
      </w:r>
      <w:proofErr w:type="spellEnd"/>
      <w:r w:rsidRPr="00001E67">
        <w:rPr>
          <w:sz w:val="32"/>
          <w:szCs w:val="32"/>
          <w:lang w:val="en-US"/>
        </w:rPr>
        <w:t xml:space="preserve"> Abdul Rahman </w:t>
      </w:r>
      <w:r w:rsidR="00A06782" w:rsidRPr="00001E67">
        <w:rPr>
          <w:sz w:val="32"/>
          <w:szCs w:val="32"/>
          <w:lang w:val="en-US"/>
        </w:rPr>
        <w:t xml:space="preserve">University </w:t>
      </w:r>
      <w:r w:rsidR="006B41EC">
        <w:rPr>
          <w:sz w:val="32"/>
          <w:szCs w:val="32"/>
          <w:lang w:val="en-US"/>
        </w:rPr>
        <w:t>of Management and Technology</w:t>
      </w:r>
    </w:p>
    <w:p w14:paraId="6C715A5E" w14:textId="77777777" w:rsidR="00FD5AE7" w:rsidRDefault="008E0146" w:rsidP="00201A3C">
      <w:pPr>
        <w:jc w:val="center"/>
        <w:rPr>
          <w:sz w:val="32"/>
          <w:szCs w:val="32"/>
          <w:lang w:val="en-US"/>
        </w:rPr>
      </w:pPr>
      <w:r>
        <w:rPr>
          <w:sz w:val="32"/>
          <w:szCs w:val="32"/>
          <w:lang w:val="en-US"/>
        </w:rPr>
        <w:t>Penang</w:t>
      </w:r>
      <w:r w:rsidR="001D3BDE">
        <w:rPr>
          <w:sz w:val="32"/>
          <w:szCs w:val="32"/>
          <w:lang w:val="en-US"/>
        </w:rPr>
        <w:t xml:space="preserve"> Branch</w:t>
      </w:r>
    </w:p>
    <w:p w14:paraId="53A4C1C2" w14:textId="77777777" w:rsidR="00F554CB" w:rsidRDefault="00F554CB" w:rsidP="00201A3C">
      <w:pPr>
        <w:jc w:val="center"/>
        <w:rPr>
          <w:sz w:val="32"/>
          <w:szCs w:val="32"/>
          <w:lang w:val="en-US"/>
        </w:rPr>
      </w:pPr>
    </w:p>
    <w:p w14:paraId="72AA01D2" w14:textId="77777777" w:rsidR="00AE0E19" w:rsidRDefault="00AE0E19" w:rsidP="00AE0E19">
      <w:pPr>
        <w:tabs>
          <w:tab w:val="left" w:pos="2325"/>
        </w:tabs>
        <w:jc w:val="center"/>
        <w:rPr>
          <w:lang w:val="en-US"/>
        </w:rPr>
      </w:pPr>
    </w:p>
    <w:p w14:paraId="7F14C707" w14:textId="77777777" w:rsidR="00CA2C9B" w:rsidRDefault="00CA2C9B" w:rsidP="00AE0E19">
      <w:pPr>
        <w:tabs>
          <w:tab w:val="left" w:pos="2325"/>
        </w:tabs>
        <w:jc w:val="center"/>
        <w:rPr>
          <w:lang w:val="en-US"/>
        </w:rPr>
      </w:pPr>
    </w:p>
    <w:p w14:paraId="5B244D8E" w14:textId="77777777" w:rsidR="00A706E8" w:rsidRDefault="00A706E8" w:rsidP="00AF5305">
      <w:pPr>
        <w:pStyle w:val="Normal14ptbold"/>
      </w:pPr>
    </w:p>
    <w:p w14:paraId="1AC01DB9" w14:textId="77777777" w:rsidR="00A706E8" w:rsidRDefault="00A706E8" w:rsidP="00AF5305">
      <w:pPr>
        <w:pStyle w:val="Normal14ptbold"/>
      </w:pPr>
    </w:p>
    <w:p w14:paraId="57411394" w14:textId="77777777" w:rsidR="00E52367" w:rsidRDefault="00E52367" w:rsidP="00AF5305">
      <w:pPr>
        <w:pStyle w:val="Normal14ptbold"/>
      </w:pPr>
    </w:p>
    <w:p w14:paraId="7698F8A4" w14:textId="77777777" w:rsidR="00FD5AE7" w:rsidRPr="00001E67" w:rsidRDefault="00FD5AE7" w:rsidP="00AF5305">
      <w:pPr>
        <w:pStyle w:val="Normal14ptbold"/>
      </w:pPr>
      <w:r w:rsidRPr="00001E67">
        <w:t xml:space="preserve">Copyright by </w:t>
      </w:r>
      <w:proofErr w:type="spellStart"/>
      <w:r w:rsidRPr="00001E67">
        <w:t>Tunku</w:t>
      </w:r>
      <w:proofErr w:type="spellEnd"/>
      <w:r w:rsidRPr="00001E67">
        <w:t xml:space="preserve"> Abdul Rahman </w:t>
      </w:r>
      <w:r w:rsidR="00A06782" w:rsidRPr="00001E67">
        <w:t>Univers</w:t>
      </w:r>
      <w:r w:rsidR="00395D3F" w:rsidRPr="00001E67">
        <w:t>i</w:t>
      </w:r>
      <w:r w:rsidR="00A06782" w:rsidRPr="00001E67">
        <w:t xml:space="preserve">ty </w:t>
      </w:r>
      <w:r w:rsidR="007443AC">
        <w:t>of Management and Technology</w:t>
      </w:r>
      <w:r w:rsidRPr="00001E67">
        <w:t>.</w:t>
      </w:r>
    </w:p>
    <w:p w14:paraId="6587B0A6" w14:textId="77777777" w:rsidR="00FD5AE7" w:rsidRDefault="00FD5AE7" w:rsidP="00AF5305">
      <w:pPr>
        <w:pStyle w:val="Normal14pt"/>
        <w:jc w:val="both"/>
      </w:pPr>
      <w:r w:rsidRPr="00001E67">
        <w:t xml:space="preserve">All rights </w:t>
      </w:r>
      <w:r w:rsidR="00395D3F" w:rsidRPr="00001E67">
        <w:t>re</w:t>
      </w:r>
      <w:r w:rsidRPr="00001E67">
        <w:t xml:space="preserve">served.  No part of this project documentation may be reproduced, stored in retrieval system, or transmitted in any form or by any means without prior permission of </w:t>
      </w:r>
      <w:proofErr w:type="spellStart"/>
      <w:r w:rsidRPr="00001E67">
        <w:t>Tunku</w:t>
      </w:r>
      <w:proofErr w:type="spellEnd"/>
      <w:r w:rsidRPr="00001E67">
        <w:t xml:space="preserve"> Abdul Rahman </w:t>
      </w:r>
      <w:r w:rsidR="00017D0E" w:rsidRPr="00001E67">
        <w:t>Univer</w:t>
      </w:r>
      <w:r w:rsidR="00A06782" w:rsidRPr="00001E67">
        <w:t>s</w:t>
      </w:r>
      <w:r w:rsidR="00017D0E" w:rsidRPr="00001E67">
        <w:t>i</w:t>
      </w:r>
      <w:r w:rsidR="00A06782" w:rsidRPr="00001E67">
        <w:t xml:space="preserve">ty </w:t>
      </w:r>
      <w:r w:rsidR="006B41EC">
        <w:t>of Management and Technology</w:t>
      </w:r>
      <w:r w:rsidRPr="00001E67">
        <w:t>.</w:t>
      </w:r>
    </w:p>
    <w:p w14:paraId="2190C0ED" w14:textId="77777777" w:rsidR="007A537E" w:rsidRDefault="007A537E" w:rsidP="00A5376F">
      <w:pPr>
        <w:pStyle w:val="NormalIndent"/>
      </w:pPr>
    </w:p>
    <w:p w14:paraId="4945F7CC" w14:textId="77777777" w:rsidR="007A537E" w:rsidRDefault="007A537E" w:rsidP="007A537E">
      <w:pPr>
        <w:rPr>
          <w:lang w:val="en-US"/>
        </w:rPr>
      </w:pPr>
    </w:p>
    <w:p w14:paraId="1C4033B0" w14:textId="77777777" w:rsidR="008D219C" w:rsidRDefault="008D219C" w:rsidP="001070E5">
      <w:pPr>
        <w:pStyle w:val="CommonHeading"/>
      </w:pPr>
      <w:bookmarkStart w:id="1" w:name="_Toc219649318"/>
      <w:bookmarkStart w:id="2" w:name="_Toc202536490"/>
      <w:r w:rsidRPr="00D73D35">
        <w:lastRenderedPageBreak/>
        <w:t>Declaration</w:t>
      </w:r>
      <w:bookmarkEnd w:id="1"/>
      <w:bookmarkEnd w:id="2"/>
    </w:p>
    <w:p w14:paraId="660BB3F6" w14:textId="77777777" w:rsidR="008D219C" w:rsidRPr="00A5376F" w:rsidRDefault="008D219C" w:rsidP="00A5376F">
      <w:pPr>
        <w:pStyle w:val="NormalIndent"/>
      </w:pPr>
      <w:r w:rsidRPr="00A5376F">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t xml:space="preserve">TAR University </w:t>
      </w:r>
      <w:r w:rsidRPr="00A5376F">
        <w:t>rules and regulations and would be subjected to disciplinary actions.</w:t>
      </w:r>
    </w:p>
    <w:p w14:paraId="6A03DA14" w14:textId="77777777" w:rsidR="008D219C" w:rsidRDefault="008D219C" w:rsidP="00A5376F">
      <w:pPr>
        <w:pStyle w:val="NormalIndent"/>
      </w:pPr>
    </w:p>
    <w:p w14:paraId="30D218D1" w14:textId="77777777" w:rsidR="008D219C" w:rsidRDefault="008D219C" w:rsidP="00A5376F">
      <w:pPr>
        <w:pStyle w:val="NormalIndent"/>
      </w:pPr>
    </w:p>
    <w:p w14:paraId="070EE4D1" w14:textId="77777777" w:rsidR="008D219C" w:rsidRDefault="008D219C" w:rsidP="00A5376F">
      <w:pPr>
        <w:pStyle w:val="NormalIndent"/>
      </w:pPr>
    </w:p>
    <w:p w14:paraId="616CE610" w14:textId="77777777" w:rsidR="008D219C" w:rsidRDefault="008D219C" w:rsidP="00A5376F">
      <w:pPr>
        <w:pStyle w:val="NormalIndent"/>
      </w:pPr>
    </w:p>
    <w:p w14:paraId="29C2E03C" w14:textId="77777777" w:rsidR="008D219C" w:rsidRDefault="008D219C" w:rsidP="00A5376F">
      <w:pPr>
        <w:pStyle w:val="NormalIndent"/>
      </w:pPr>
    </w:p>
    <w:p w14:paraId="34213145" w14:textId="77777777" w:rsidR="008D219C" w:rsidRDefault="008D219C" w:rsidP="00A5376F">
      <w:pPr>
        <w:pStyle w:val="NormalIndent"/>
      </w:pPr>
    </w:p>
    <w:p w14:paraId="786BE4E0" w14:textId="77777777" w:rsidR="008D219C" w:rsidRDefault="008D219C" w:rsidP="00A5376F">
      <w:pPr>
        <w:pStyle w:val="NormalIndent"/>
      </w:pPr>
    </w:p>
    <w:p w14:paraId="5E386A25" w14:textId="77777777" w:rsidR="008D219C" w:rsidRDefault="008D219C" w:rsidP="00A5376F">
      <w:pPr>
        <w:pStyle w:val="NormalIndent"/>
      </w:pPr>
    </w:p>
    <w:p w14:paraId="354D088D" w14:textId="77777777" w:rsidR="008D219C" w:rsidRDefault="008D219C" w:rsidP="00A5376F">
      <w:pPr>
        <w:pStyle w:val="NormalIndent"/>
      </w:pPr>
    </w:p>
    <w:p w14:paraId="674DCD68" w14:textId="77777777" w:rsidR="008D219C" w:rsidRDefault="008D219C" w:rsidP="00A5376F">
      <w:pPr>
        <w:pStyle w:val="NormalIndent"/>
      </w:pPr>
    </w:p>
    <w:p w14:paraId="2ECDF3DC" w14:textId="77777777" w:rsidR="008D219C" w:rsidRDefault="008D219C" w:rsidP="00A5376F">
      <w:pPr>
        <w:pStyle w:val="NormalIndent"/>
      </w:pPr>
    </w:p>
    <w:p w14:paraId="2E111A09" w14:textId="77777777" w:rsidR="008D219C" w:rsidRDefault="008D219C" w:rsidP="00A5376F">
      <w:pPr>
        <w:pStyle w:val="NormalIndent"/>
      </w:pPr>
    </w:p>
    <w:p w14:paraId="6120A050" w14:textId="77777777" w:rsidR="008D219C" w:rsidRDefault="00326B5F" w:rsidP="00A5376F">
      <w:pPr>
        <w:pStyle w:val="NormalIndent"/>
      </w:pPr>
      <w:r>
        <w:rPr>
          <w:b/>
          <w:bCs/>
          <w:i/>
          <w:iCs/>
          <w:noProof/>
          <w:color w:val="000000"/>
          <w:sz w:val="26"/>
          <w:szCs w:val="26"/>
          <w:bdr w:val="none" w:sz="0" w:space="0" w:color="auto" w:frame="1"/>
        </w:rPr>
        <w:drawing>
          <wp:anchor distT="0" distB="0" distL="114300" distR="114300" simplePos="0" relativeHeight="251658240" behindDoc="0" locked="0" layoutInCell="1" allowOverlap="1" wp14:anchorId="3E9B49D6" wp14:editId="666C79F2">
            <wp:simplePos x="0" y="0"/>
            <wp:positionH relativeFrom="column">
              <wp:posOffset>1094955</wp:posOffset>
            </wp:positionH>
            <wp:positionV relativeFrom="paragraph">
              <wp:posOffset>121812</wp:posOffset>
            </wp:positionV>
            <wp:extent cx="457200" cy="276225"/>
            <wp:effectExtent l="0" t="0" r="0" b="9525"/>
            <wp:wrapNone/>
            <wp:docPr id="3231072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 cy="276225"/>
                    </a:xfrm>
                    <a:prstGeom prst="rect">
                      <a:avLst/>
                    </a:prstGeom>
                    <a:noFill/>
                    <a:ln>
                      <a:noFill/>
                    </a:ln>
                  </pic:spPr>
                </pic:pic>
              </a:graphicData>
            </a:graphic>
          </wp:anchor>
        </w:drawing>
      </w:r>
    </w:p>
    <w:p w14:paraId="3BB2FD1F" w14:textId="77777777" w:rsidR="008D219C" w:rsidRDefault="008D219C" w:rsidP="00A5376F">
      <w:pPr>
        <w:pStyle w:val="NormalIndent"/>
      </w:pPr>
      <w:r>
        <w:t>__________________________</w:t>
      </w:r>
    </w:p>
    <w:p w14:paraId="5CA562DB" w14:textId="77777777" w:rsidR="008D219C" w:rsidRDefault="00835173" w:rsidP="00A5376F">
      <w:pPr>
        <w:pStyle w:val="NormalIndent"/>
      </w:pPr>
      <w:r>
        <w:t>Lee Peng Jin</w:t>
      </w:r>
    </w:p>
    <w:sdt>
      <w:sdt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in Software Engineering" w:value="Bachelor of Software Engineering (Honours) in Software Engineering"/>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4FCE482B" w14:textId="77777777" w:rsidR="008D219C" w:rsidRDefault="001D3BDE" w:rsidP="00A5376F">
          <w:pPr>
            <w:pStyle w:val="NormalIndent"/>
          </w:pPr>
          <w:r>
            <w:t>Bachelor of Software Engineering (Honours) in Software Engineering</w:t>
          </w:r>
        </w:p>
      </w:sdtContent>
    </w:sdt>
    <w:p w14:paraId="37B386F1" w14:textId="77777777" w:rsidR="00A5376F" w:rsidRDefault="00E52367" w:rsidP="00E52367">
      <w:pPr>
        <w:tabs>
          <w:tab w:val="left" w:pos="720"/>
        </w:tabs>
        <w:rPr>
          <w:lang w:val="en-US"/>
        </w:rPr>
      </w:pPr>
      <w:r>
        <w:rPr>
          <w:lang w:val="en-US"/>
        </w:rPr>
        <w:tab/>
        <w:t>ID:</w:t>
      </w:r>
      <w:r w:rsidR="00835173">
        <w:rPr>
          <w:lang w:val="en-US"/>
        </w:rPr>
        <w:t xml:space="preserve"> 24PMR10415</w:t>
      </w:r>
    </w:p>
    <w:p w14:paraId="7D4CA5E9" w14:textId="77777777" w:rsidR="00E52367" w:rsidRDefault="00E52367" w:rsidP="00E52367">
      <w:pPr>
        <w:tabs>
          <w:tab w:val="left" w:pos="720"/>
        </w:tabs>
        <w:rPr>
          <w:lang w:val="en-US"/>
        </w:rPr>
        <w:sectPr w:rsidR="00E52367"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Pr>
          <w:lang w:val="en-US"/>
        </w:rPr>
        <w:tab/>
      </w:r>
    </w:p>
    <w:bookmarkStart w:id="3" w:name="_Toc202536491"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085DE19" w14:textId="77777777" w:rsidR="0034681C" w:rsidRPr="00BD5B72" w:rsidRDefault="0034681C" w:rsidP="001070E5">
          <w:pPr>
            <w:pStyle w:val="CommonHeading"/>
          </w:pPr>
          <w:r w:rsidRPr="00BD5B72">
            <w:rPr>
              <w:rStyle w:val="Heading1Char"/>
              <w:b/>
            </w:rPr>
            <w:t>Table of Contents</w:t>
          </w:r>
          <w:bookmarkEnd w:id="3"/>
        </w:p>
        <w:p w14:paraId="4317988A" w14:textId="1B903D16" w:rsidR="00FA2BCE" w:rsidRDefault="00AF5095">
          <w:pPr>
            <w:pStyle w:val="TOC1"/>
            <w:rPr>
              <w:rFonts w:asciiTheme="minorHAnsi" w:eastAsiaTheme="minorEastAsia" w:hAnsiTheme="minorHAnsi" w:cstheme="minorBidi"/>
              <w:b w:val="0"/>
              <w:snapToGrid/>
              <w:kern w:val="2"/>
              <w:szCs w:val="24"/>
              <w:lang w:eastAsia="zh-CN"/>
              <w14:ligatures w14:val="standardContextual"/>
            </w:rPr>
          </w:pPr>
          <w:r>
            <w:fldChar w:fldCharType="begin"/>
          </w:r>
          <w:r w:rsidR="0034681C">
            <w:instrText xml:space="preserve"> TOC \o "1-3" \h \z \u </w:instrText>
          </w:r>
          <w:r>
            <w:fldChar w:fldCharType="separate"/>
          </w:r>
          <w:hyperlink w:anchor="_Toc202536490" w:history="1">
            <w:r w:rsidR="00FA2BCE" w:rsidRPr="00606F4D">
              <w:rPr>
                <w:rStyle w:val="Hyperlink"/>
              </w:rPr>
              <w:t>Declaration</w:t>
            </w:r>
            <w:r w:rsidR="00FA2BCE">
              <w:rPr>
                <w:webHidden/>
              </w:rPr>
              <w:tab/>
            </w:r>
            <w:r w:rsidR="00FA2BCE">
              <w:rPr>
                <w:webHidden/>
              </w:rPr>
              <w:fldChar w:fldCharType="begin"/>
            </w:r>
            <w:r w:rsidR="00FA2BCE">
              <w:rPr>
                <w:webHidden/>
              </w:rPr>
              <w:instrText xml:space="preserve"> PAGEREF _Toc202536490 \h </w:instrText>
            </w:r>
            <w:r w:rsidR="00FA2BCE">
              <w:rPr>
                <w:webHidden/>
              </w:rPr>
            </w:r>
            <w:r w:rsidR="00FA2BCE">
              <w:rPr>
                <w:webHidden/>
              </w:rPr>
              <w:fldChar w:fldCharType="separate"/>
            </w:r>
            <w:r w:rsidR="00AD2EEB">
              <w:rPr>
                <w:webHidden/>
              </w:rPr>
              <w:t>iv</w:t>
            </w:r>
            <w:r w:rsidR="00FA2BCE">
              <w:rPr>
                <w:webHidden/>
              </w:rPr>
              <w:fldChar w:fldCharType="end"/>
            </w:r>
          </w:hyperlink>
        </w:p>
        <w:p w14:paraId="7B43ACF0" w14:textId="7F6992F7" w:rsidR="00FA2BCE" w:rsidRDefault="00FA2BCE">
          <w:pPr>
            <w:pStyle w:val="TOC1"/>
            <w:rPr>
              <w:rFonts w:asciiTheme="minorHAnsi" w:eastAsiaTheme="minorEastAsia" w:hAnsiTheme="minorHAnsi" w:cstheme="minorBidi"/>
              <w:b w:val="0"/>
              <w:snapToGrid/>
              <w:kern w:val="2"/>
              <w:szCs w:val="24"/>
              <w:lang w:eastAsia="zh-CN"/>
              <w14:ligatures w14:val="standardContextual"/>
            </w:rPr>
          </w:pPr>
          <w:hyperlink w:anchor="_Toc202536491" w:history="1">
            <w:r w:rsidRPr="00606F4D">
              <w:rPr>
                <w:rStyle w:val="Hyperlink"/>
              </w:rPr>
              <w:t>Table of Contents</w:t>
            </w:r>
            <w:r>
              <w:rPr>
                <w:webHidden/>
              </w:rPr>
              <w:tab/>
            </w:r>
            <w:r>
              <w:rPr>
                <w:webHidden/>
              </w:rPr>
              <w:fldChar w:fldCharType="begin"/>
            </w:r>
            <w:r>
              <w:rPr>
                <w:webHidden/>
              </w:rPr>
              <w:instrText xml:space="preserve"> PAGEREF _Toc202536491 \h </w:instrText>
            </w:r>
            <w:r>
              <w:rPr>
                <w:webHidden/>
              </w:rPr>
            </w:r>
            <w:r>
              <w:rPr>
                <w:webHidden/>
              </w:rPr>
              <w:fldChar w:fldCharType="separate"/>
            </w:r>
            <w:r w:rsidR="00AD2EEB">
              <w:rPr>
                <w:webHidden/>
              </w:rPr>
              <w:t>v</w:t>
            </w:r>
            <w:r>
              <w:rPr>
                <w:webHidden/>
              </w:rPr>
              <w:fldChar w:fldCharType="end"/>
            </w:r>
          </w:hyperlink>
        </w:p>
        <w:p w14:paraId="6E4E65FA" w14:textId="53726503" w:rsidR="00FA2BCE" w:rsidRDefault="00FA2BCE">
          <w:pPr>
            <w:pStyle w:val="TOC1"/>
            <w:rPr>
              <w:rFonts w:asciiTheme="minorHAnsi" w:eastAsiaTheme="minorEastAsia" w:hAnsiTheme="minorHAnsi" w:cstheme="minorBidi"/>
              <w:b w:val="0"/>
              <w:snapToGrid/>
              <w:kern w:val="2"/>
              <w:szCs w:val="24"/>
              <w:lang w:eastAsia="zh-CN"/>
              <w14:ligatures w14:val="standardContextual"/>
            </w:rPr>
          </w:pPr>
          <w:hyperlink w:anchor="_Toc202536492" w:history="1">
            <w:r w:rsidRPr="00606F4D">
              <w:rPr>
                <w:rStyle w:val="Hyperlink"/>
              </w:rPr>
              <w:t>2</w:t>
            </w:r>
            <w:r>
              <w:rPr>
                <w:rFonts w:asciiTheme="minorHAnsi" w:eastAsiaTheme="minorEastAsia" w:hAnsiTheme="minorHAnsi" w:cstheme="minorBidi"/>
                <w:b w:val="0"/>
                <w:snapToGrid/>
                <w:kern w:val="2"/>
                <w:szCs w:val="24"/>
                <w:lang w:eastAsia="zh-CN"/>
                <w14:ligatures w14:val="standardContextual"/>
              </w:rPr>
              <w:tab/>
            </w:r>
            <w:r w:rsidRPr="00606F4D">
              <w:rPr>
                <w:rStyle w:val="Hyperlink"/>
              </w:rPr>
              <w:t>Introduction</w:t>
            </w:r>
            <w:r>
              <w:rPr>
                <w:webHidden/>
              </w:rPr>
              <w:tab/>
            </w:r>
            <w:r>
              <w:rPr>
                <w:webHidden/>
              </w:rPr>
              <w:fldChar w:fldCharType="begin"/>
            </w:r>
            <w:r>
              <w:rPr>
                <w:webHidden/>
              </w:rPr>
              <w:instrText xml:space="preserve"> PAGEREF _Toc202536492 \h </w:instrText>
            </w:r>
            <w:r>
              <w:rPr>
                <w:webHidden/>
              </w:rPr>
            </w:r>
            <w:r>
              <w:rPr>
                <w:webHidden/>
              </w:rPr>
              <w:fldChar w:fldCharType="separate"/>
            </w:r>
            <w:r w:rsidR="00AD2EEB">
              <w:rPr>
                <w:webHidden/>
              </w:rPr>
              <w:t>2</w:t>
            </w:r>
            <w:r>
              <w:rPr>
                <w:webHidden/>
              </w:rPr>
              <w:fldChar w:fldCharType="end"/>
            </w:r>
          </w:hyperlink>
        </w:p>
        <w:p w14:paraId="50AB0C26" w14:textId="3FDCE089"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3" w:history="1">
            <w:r w:rsidRPr="00606F4D">
              <w:rPr>
                <w:rStyle w:val="Hyperlink"/>
                <w:noProof/>
              </w:rPr>
              <w:t>2.1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Comparison among Competitors</w:t>
            </w:r>
            <w:r>
              <w:rPr>
                <w:noProof/>
                <w:webHidden/>
              </w:rPr>
              <w:tab/>
            </w:r>
            <w:r>
              <w:rPr>
                <w:noProof/>
                <w:webHidden/>
              </w:rPr>
              <w:fldChar w:fldCharType="begin"/>
            </w:r>
            <w:r>
              <w:rPr>
                <w:noProof/>
                <w:webHidden/>
              </w:rPr>
              <w:instrText xml:space="preserve"> PAGEREF _Toc202536493 \h </w:instrText>
            </w:r>
            <w:r>
              <w:rPr>
                <w:noProof/>
                <w:webHidden/>
              </w:rPr>
            </w:r>
            <w:r>
              <w:rPr>
                <w:noProof/>
                <w:webHidden/>
              </w:rPr>
              <w:fldChar w:fldCharType="separate"/>
            </w:r>
            <w:r w:rsidR="00AD2EEB">
              <w:rPr>
                <w:noProof/>
                <w:webHidden/>
              </w:rPr>
              <w:t>3</w:t>
            </w:r>
            <w:r>
              <w:rPr>
                <w:noProof/>
                <w:webHidden/>
              </w:rPr>
              <w:fldChar w:fldCharType="end"/>
            </w:r>
          </w:hyperlink>
        </w:p>
        <w:p w14:paraId="4CFDF009" w14:textId="3E17CAA2"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4" w:history="1">
            <w:r w:rsidRPr="00606F4D">
              <w:rPr>
                <w:rStyle w:val="Hyperlink"/>
                <w:noProof/>
              </w:rPr>
              <w:t>2.1.1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Competitors</w:t>
            </w:r>
            <w:r>
              <w:rPr>
                <w:noProof/>
                <w:webHidden/>
              </w:rPr>
              <w:tab/>
            </w:r>
            <w:r>
              <w:rPr>
                <w:noProof/>
                <w:webHidden/>
              </w:rPr>
              <w:fldChar w:fldCharType="begin"/>
            </w:r>
            <w:r>
              <w:rPr>
                <w:noProof/>
                <w:webHidden/>
              </w:rPr>
              <w:instrText xml:space="preserve"> PAGEREF _Toc202536494 \h </w:instrText>
            </w:r>
            <w:r>
              <w:rPr>
                <w:noProof/>
                <w:webHidden/>
              </w:rPr>
            </w:r>
            <w:r>
              <w:rPr>
                <w:noProof/>
                <w:webHidden/>
              </w:rPr>
              <w:fldChar w:fldCharType="separate"/>
            </w:r>
            <w:r w:rsidR="00AD2EEB">
              <w:rPr>
                <w:noProof/>
                <w:webHidden/>
              </w:rPr>
              <w:t>3</w:t>
            </w:r>
            <w:r>
              <w:rPr>
                <w:noProof/>
                <w:webHidden/>
              </w:rPr>
              <w:fldChar w:fldCharType="end"/>
            </w:r>
          </w:hyperlink>
        </w:p>
        <w:p w14:paraId="44EE6821" w14:textId="7F36C8DC"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5" w:history="1">
            <w:r w:rsidRPr="00606F4D">
              <w:rPr>
                <w:rStyle w:val="Hyperlink"/>
                <w:noProof/>
                <w:lang w:eastAsia="zh-CN"/>
              </w:rPr>
              <w:t>2.1.2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lang w:eastAsia="zh-CN"/>
              </w:rPr>
              <w:t>Comparison Table</w:t>
            </w:r>
            <w:r>
              <w:rPr>
                <w:noProof/>
                <w:webHidden/>
              </w:rPr>
              <w:tab/>
            </w:r>
            <w:r>
              <w:rPr>
                <w:noProof/>
                <w:webHidden/>
              </w:rPr>
              <w:fldChar w:fldCharType="begin"/>
            </w:r>
            <w:r>
              <w:rPr>
                <w:noProof/>
                <w:webHidden/>
              </w:rPr>
              <w:instrText xml:space="preserve"> PAGEREF _Toc202536495 \h </w:instrText>
            </w:r>
            <w:r>
              <w:rPr>
                <w:noProof/>
                <w:webHidden/>
              </w:rPr>
            </w:r>
            <w:r>
              <w:rPr>
                <w:noProof/>
                <w:webHidden/>
              </w:rPr>
              <w:fldChar w:fldCharType="separate"/>
            </w:r>
            <w:r w:rsidR="00AD2EEB">
              <w:rPr>
                <w:noProof/>
                <w:webHidden/>
              </w:rPr>
              <w:t>5</w:t>
            </w:r>
            <w:r>
              <w:rPr>
                <w:noProof/>
                <w:webHidden/>
              </w:rPr>
              <w:fldChar w:fldCharType="end"/>
            </w:r>
          </w:hyperlink>
        </w:p>
        <w:p w14:paraId="091D922F" w14:textId="59429D2B"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6" w:history="1">
            <w:r w:rsidRPr="00606F4D">
              <w:rPr>
                <w:rStyle w:val="Hyperlink"/>
                <w:noProof/>
                <w:lang w:eastAsia="zh-CN"/>
              </w:rPr>
              <w:t>2.1.3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lang w:eastAsia="zh-CN"/>
              </w:rPr>
              <w:t>Insight Gained</w:t>
            </w:r>
            <w:r>
              <w:rPr>
                <w:noProof/>
                <w:webHidden/>
              </w:rPr>
              <w:tab/>
            </w:r>
            <w:r>
              <w:rPr>
                <w:noProof/>
                <w:webHidden/>
              </w:rPr>
              <w:fldChar w:fldCharType="begin"/>
            </w:r>
            <w:r>
              <w:rPr>
                <w:noProof/>
                <w:webHidden/>
              </w:rPr>
              <w:instrText xml:space="preserve"> PAGEREF _Toc202536496 \h </w:instrText>
            </w:r>
            <w:r>
              <w:rPr>
                <w:noProof/>
                <w:webHidden/>
              </w:rPr>
            </w:r>
            <w:r>
              <w:rPr>
                <w:noProof/>
                <w:webHidden/>
              </w:rPr>
              <w:fldChar w:fldCharType="separate"/>
            </w:r>
            <w:r w:rsidR="00AD2EEB">
              <w:rPr>
                <w:noProof/>
                <w:webHidden/>
              </w:rPr>
              <w:t>7</w:t>
            </w:r>
            <w:r>
              <w:rPr>
                <w:noProof/>
                <w:webHidden/>
              </w:rPr>
              <w:fldChar w:fldCharType="end"/>
            </w:r>
          </w:hyperlink>
        </w:p>
        <w:p w14:paraId="4E7DC088" w14:textId="33CC8C4D"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7" w:history="1">
            <w:r w:rsidRPr="00606F4D">
              <w:rPr>
                <w:rStyle w:val="Hyperlink"/>
                <w:noProof/>
              </w:rPr>
              <w:t>2.2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Frontend Framework</w:t>
            </w:r>
            <w:r>
              <w:rPr>
                <w:noProof/>
                <w:webHidden/>
              </w:rPr>
              <w:tab/>
            </w:r>
            <w:r>
              <w:rPr>
                <w:noProof/>
                <w:webHidden/>
              </w:rPr>
              <w:fldChar w:fldCharType="begin"/>
            </w:r>
            <w:r>
              <w:rPr>
                <w:noProof/>
                <w:webHidden/>
              </w:rPr>
              <w:instrText xml:space="preserve"> PAGEREF _Toc202536497 \h </w:instrText>
            </w:r>
            <w:r>
              <w:rPr>
                <w:noProof/>
                <w:webHidden/>
              </w:rPr>
            </w:r>
            <w:r>
              <w:rPr>
                <w:noProof/>
                <w:webHidden/>
              </w:rPr>
              <w:fldChar w:fldCharType="separate"/>
            </w:r>
            <w:r w:rsidR="00AD2EEB">
              <w:rPr>
                <w:noProof/>
                <w:webHidden/>
              </w:rPr>
              <w:t>9</w:t>
            </w:r>
            <w:r>
              <w:rPr>
                <w:noProof/>
                <w:webHidden/>
              </w:rPr>
              <w:fldChar w:fldCharType="end"/>
            </w:r>
          </w:hyperlink>
        </w:p>
        <w:p w14:paraId="495008BB" w14:textId="3174057B"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8" w:history="1">
            <w:r w:rsidRPr="00606F4D">
              <w:rPr>
                <w:rStyle w:val="Hyperlink"/>
                <w:noProof/>
              </w:rPr>
              <w:t>2.2.1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Frameworks</w:t>
            </w:r>
            <w:r>
              <w:rPr>
                <w:noProof/>
                <w:webHidden/>
              </w:rPr>
              <w:tab/>
            </w:r>
            <w:r>
              <w:rPr>
                <w:noProof/>
                <w:webHidden/>
              </w:rPr>
              <w:fldChar w:fldCharType="begin"/>
            </w:r>
            <w:r>
              <w:rPr>
                <w:noProof/>
                <w:webHidden/>
              </w:rPr>
              <w:instrText xml:space="preserve"> PAGEREF _Toc202536498 \h </w:instrText>
            </w:r>
            <w:r>
              <w:rPr>
                <w:noProof/>
                <w:webHidden/>
              </w:rPr>
            </w:r>
            <w:r>
              <w:rPr>
                <w:noProof/>
                <w:webHidden/>
              </w:rPr>
              <w:fldChar w:fldCharType="separate"/>
            </w:r>
            <w:r w:rsidR="00AD2EEB">
              <w:rPr>
                <w:noProof/>
                <w:webHidden/>
              </w:rPr>
              <w:t>10</w:t>
            </w:r>
            <w:r>
              <w:rPr>
                <w:noProof/>
                <w:webHidden/>
              </w:rPr>
              <w:fldChar w:fldCharType="end"/>
            </w:r>
          </w:hyperlink>
        </w:p>
        <w:p w14:paraId="1E6BDA48" w14:textId="5089C044"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499" w:history="1">
            <w:r w:rsidRPr="00606F4D">
              <w:rPr>
                <w:rStyle w:val="Hyperlink"/>
                <w:noProof/>
              </w:rPr>
              <w:t>2.2.2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Comparison Table</w:t>
            </w:r>
            <w:r>
              <w:rPr>
                <w:noProof/>
                <w:webHidden/>
              </w:rPr>
              <w:tab/>
            </w:r>
            <w:r>
              <w:rPr>
                <w:noProof/>
                <w:webHidden/>
              </w:rPr>
              <w:fldChar w:fldCharType="begin"/>
            </w:r>
            <w:r>
              <w:rPr>
                <w:noProof/>
                <w:webHidden/>
              </w:rPr>
              <w:instrText xml:space="preserve"> PAGEREF _Toc202536499 \h </w:instrText>
            </w:r>
            <w:r>
              <w:rPr>
                <w:noProof/>
                <w:webHidden/>
              </w:rPr>
            </w:r>
            <w:r>
              <w:rPr>
                <w:noProof/>
                <w:webHidden/>
              </w:rPr>
              <w:fldChar w:fldCharType="separate"/>
            </w:r>
            <w:r w:rsidR="00AD2EEB">
              <w:rPr>
                <w:noProof/>
                <w:webHidden/>
              </w:rPr>
              <w:t>12</w:t>
            </w:r>
            <w:r>
              <w:rPr>
                <w:noProof/>
                <w:webHidden/>
              </w:rPr>
              <w:fldChar w:fldCharType="end"/>
            </w:r>
          </w:hyperlink>
        </w:p>
        <w:p w14:paraId="2AA1C8A9" w14:textId="0D4B8384"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0" w:history="1">
            <w:r w:rsidRPr="00606F4D">
              <w:rPr>
                <w:rStyle w:val="Hyperlink"/>
                <w:noProof/>
              </w:rPr>
              <w:t>2.3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Database</w:t>
            </w:r>
            <w:r>
              <w:rPr>
                <w:noProof/>
                <w:webHidden/>
              </w:rPr>
              <w:tab/>
            </w:r>
            <w:r>
              <w:rPr>
                <w:noProof/>
                <w:webHidden/>
              </w:rPr>
              <w:fldChar w:fldCharType="begin"/>
            </w:r>
            <w:r>
              <w:rPr>
                <w:noProof/>
                <w:webHidden/>
              </w:rPr>
              <w:instrText xml:space="preserve"> PAGEREF _Toc202536500 \h </w:instrText>
            </w:r>
            <w:r>
              <w:rPr>
                <w:noProof/>
                <w:webHidden/>
              </w:rPr>
            </w:r>
            <w:r>
              <w:rPr>
                <w:noProof/>
                <w:webHidden/>
              </w:rPr>
              <w:fldChar w:fldCharType="separate"/>
            </w:r>
            <w:r w:rsidR="00AD2EEB">
              <w:rPr>
                <w:noProof/>
                <w:webHidden/>
              </w:rPr>
              <w:t>13</w:t>
            </w:r>
            <w:r>
              <w:rPr>
                <w:noProof/>
                <w:webHidden/>
              </w:rPr>
              <w:fldChar w:fldCharType="end"/>
            </w:r>
          </w:hyperlink>
        </w:p>
        <w:p w14:paraId="1B9BC055" w14:textId="35DF0F9E"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1" w:history="1">
            <w:r w:rsidRPr="00606F4D">
              <w:rPr>
                <w:rStyle w:val="Hyperlink"/>
                <w:noProof/>
              </w:rPr>
              <w:t>2.3.1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Types of Databases</w:t>
            </w:r>
            <w:r>
              <w:rPr>
                <w:noProof/>
                <w:webHidden/>
              </w:rPr>
              <w:tab/>
            </w:r>
            <w:r>
              <w:rPr>
                <w:noProof/>
                <w:webHidden/>
              </w:rPr>
              <w:fldChar w:fldCharType="begin"/>
            </w:r>
            <w:r>
              <w:rPr>
                <w:noProof/>
                <w:webHidden/>
              </w:rPr>
              <w:instrText xml:space="preserve"> PAGEREF _Toc202536501 \h </w:instrText>
            </w:r>
            <w:r>
              <w:rPr>
                <w:noProof/>
                <w:webHidden/>
              </w:rPr>
            </w:r>
            <w:r>
              <w:rPr>
                <w:noProof/>
                <w:webHidden/>
              </w:rPr>
              <w:fldChar w:fldCharType="separate"/>
            </w:r>
            <w:r w:rsidR="00AD2EEB">
              <w:rPr>
                <w:noProof/>
                <w:webHidden/>
              </w:rPr>
              <w:t>13</w:t>
            </w:r>
            <w:r>
              <w:rPr>
                <w:noProof/>
                <w:webHidden/>
              </w:rPr>
              <w:fldChar w:fldCharType="end"/>
            </w:r>
          </w:hyperlink>
        </w:p>
        <w:p w14:paraId="412E348D" w14:textId="0ABDF453"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2" w:history="1">
            <w:r w:rsidRPr="00606F4D">
              <w:rPr>
                <w:rStyle w:val="Hyperlink"/>
                <w:noProof/>
              </w:rPr>
              <w:t>2.3.2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Comparison Table</w:t>
            </w:r>
            <w:r>
              <w:rPr>
                <w:noProof/>
                <w:webHidden/>
              </w:rPr>
              <w:tab/>
            </w:r>
            <w:r>
              <w:rPr>
                <w:noProof/>
                <w:webHidden/>
              </w:rPr>
              <w:fldChar w:fldCharType="begin"/>
            </w:r>
            <w:r>
              <w:rPr>
                <w:noProof/>
                <w:webHidden/>
              </w:rPr>
              <w:instrText xml:space="preserve"> PAGEREF _Toc202536502 \h </w:instrText>
            </w:r>
            <w:r>
              <w:rPr>
                <w:noProof/>
                <w:webHidden/>
              </w:rPr>
            </w:r>
            <w:r>
              <w:rPr>
                <w:noProof/>
                <w:webHidden/>
              </w:rPr>
              <w:fldChar w:fldCharType="separate"/>
            </w:r>
            <w:r w:rsidR="00AD2EEB">
              <w:rPr>
                <w:noProof/>
                <w:webHidden/>
              </w:rPr>
              <w:t>18</w:t>
            </w:r>
            <w:r>
              <w:rPr>
                <w:noProof/>
                <w:webHidden/>
              </w:rPr>
              <w:fldChar w:fldCharType="end"/>
            </w:r>
          </w:hyperlink>
        </w:p>
        <w:p w14:paraId="24A2DD7D" w14:textId="666B010A"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3" w:history="1">
            <w:r w:rsidRPr="00606F4D">
              <w:rPr>
                <w:rStyle w:val="Hyperlink"/>
                <w:noProof/>
              </w:rPr>
              <w:t>2.3.3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Criteria for Choosing a Suitable Database for Weddding</w:t>
            </w:r>
            <w:r>
              <w:rPr>
                <w:noProof/>
                <w:webHidden/>
              </w:rPr>
              <w:tab/>
            </w:r>
            <w:r>
              <w:rPr>
                <w:noProof/>
                <w:webHidden/>
              </w:rPr>
              <w:fldChar w:fldCharType="begin"/>
            </w:r>
            <w:r>
              <w:rPr>
                <w:noProof/>
                <w:webHidden/>
              </w:rPr>
              <w:instrText xml:space="preserve"> PAGEREF _Toc202536503 \h </w:instrText>
            </w:r>
            <w:r>
              <w:rPr>
                <w:noProof/>
                <w:webHidden/>
              </w:rPr>
            </w:r>
            <w:r>
              <w:rPr>
                <w:noProof/>
                <w:webHidden/>
              </w:rPr>
              <w:fldChar w:fldCharType="separate"/>
            </w:r>
            <w:r w:rsidR="00AD2EEB">
              <w:rPr>
                <w:noProof/>
                <w:webHidden/>
              </w:rPr>
              <w:t>19</w:t>
            </w:r>
            <w:r>
              <w:rPr>
                <w:noProof/>
                <w:webHidden/>
              </w:rPr>
              <w:fldChar w:fldCharType="end"/>
            </w:r>
          </w:hyperlink>
        </w:p>
        <w:p w14:paraId="1717DD34" w14:textId="3A8283AA"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4" w:history="1">
            <w:r w:rsidRPr="00606F4D">
              <w:rPr>
                <w:rStyle w:val="Hyperlink"/>
                <w:noProof/>
                <w:lang w:eastAsia="zh-CN"/>
              </w:rPr>
              <w:t>2.3.4</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Decision</w:t>
            </w:r>
            <w:r>
              <w:rPr>
                <w:noProof/>
                <w:webHidden/>
              </w:rPr>
              <w:tab/>
            </w:r>
            <w:r>
              <w:rPr>
                <w:noProof/>
                <w:webHidden/>
              </w:rPr>
              <w:fldChar w:fldCharType="begin"/>
            </w:r>
            <w:r>
              <w:rPr>
                <w:noProof/>
                <w:webHidden/>
              </w:rPr>
              <w:instrText xml:space="preserve"> PAGEREF _Toc202536504 \h </w:instrText>
            </w:r>
            <w:r>
              <w:rPr>
                <w:noProof/>
                <w:webHidden/>
              </w:rPr>
            </w:r>
            <w:r>
              <w:rPr>
                <w:noProof/>
                <w:webHidden/>
              </w:rPr>
              <w:fldChar w:fldCharType="separate"/>
            </w:r>
            <w:r w:rsidR="00AD2EEB">
              <w:rPr>
                <w:noProof/>
                <w:webHidden/>
              </w:rPr>
              <w:t>20</w:t>
            </w:r>
            <w:r>
              <w:rPr>
                <w:noProof/>
                <w:webHidden/>
              </w:rPr>
              <w:fldChar w:fldCharType="end"/>
            </w:r>
          </w:hyperlink>
        </w:p>
        <w:p w14:paraId="098DD0BC" w14:textId="2D0B29DD"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5" w:history="1">
            <w:r w:rsidRPr="00606F4D">
              <w:rPr>
                <w:rStyle w:val="Hyperlink"/>
                <w:noProof/>
              </w:rPr>
              <w:t>2.4</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Backend Framework</w:t>
            </w:r>
            <w:r>
              <w:rPr>
                <w:noProof/>
                <w:webHidden/>
              </w:rPr>
              <w:tab/>
            </w:r>
            <w:r>
              <w:rPr>
                <w:noProof/>
                <w:webHidden/>
              </w:rPr>
              <w:fldChar w:fldCharType="begin"/>
            </w:r>
            <w:r>
              <w:rPr>
                <w:noProof/>
                <w:webHidden/>
              </w:rPr>
              <w:instrText xml:space="preserve"> PAGEREF _Toc202536505 \h </w:instrText>
            </w:r>
            <w:r>
              <w:rPr>
                <w:noProof/>
                <w:webHidden/>
              </w:rPr>
            </w:r>
            <w:r>
              <w:rPr>
                <w:noProof/>
                <w:webHidden/>
              </w:rPr>
              <w:fldChar w:fldCharType="separate"/>
            </w:r>
            <w:r w:rsidR="00AD2EEB">
              <w:rPr>
                <w:noProof/>
                <w:webHidden/>
              </w:rPr>
              <w:t>21</w:t>
            </w:r>
            <w:r>
              <w:rPr>
                <w:noProof/>
                <w:webHidden/>
              </w:rPr>
              <w:fldChar w:fldCharType="end"/>
            </w:r>
          </w:hyperlink>
        </w:p>
        <w:p w14:paraId="208D82A8" w14:textId="7DFEF8EB"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6" w:history="1">
            <w:r w:rsidRPr="00606F4D">
              <w:rPr>
                <w:rStyle w:val="Hyperlink"/>
                <w:noProof/>
              </w:rPr>
              <w:t>2.4.1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Frameworks</w:t>
            </w:r>
            <w:r>
              <w:rPr>
                <w:noProof/>
                <w:webHidden/>
              </w:rPr>
              <w:tab/>
            </w:r>
            <w:r>
              <w:rPr>
                <w:noProof/>
                <w:webHidden/>
              </w:rPr>
              <w:fldChar w:fldCharType="begin"/>
            </w:r>
            <w:r>
              <w:rPr>
                <w:noProof/>
                <w:webHidden/>
              </w:rPr>
              <w:instrText xml:space="preserve"> PAGEREF _Toc202536506 \h </w:instrText>
            </w:r>
            <w:r>
              <w:rPr>
                <w:noProof/>
                <w:webHidden/>
              </w:rPr>
            </w:r>
            <w:r>
              <w:rPr>
                <w:noProof/>
                <w:webHidden/>
              </w:rPr>
              <w:fldChar w:fldCharType="separate"/>
            </w:r>
            <w:r w:rsidR="00AD2EEB">
              <w:rPr>
                <w:noProof/>
                <w:webHidden/>
              </w:rPr>
              <w:t>22</w:t>
            </w:r>
            <w:r>
              <w:rPr>
                <w:noProof/>
                <w:webHidden/>
              </w:rPr>
              <w:fldChar w:fldCharType="end"/>
            </w:r>
          </w:hyperlink>
        </w:p>
        <w:p w14:paraId="6FDA3002" w14:textId="52FA701A"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7" w:history="1">
            <w:r w:rsidRPr="00606F4D">
              <w:rPr>
                <w:rStyle w:val="Hyperlink"/>
                <w:noProof/>
              </w:rPr>
              <w:t>2.4.2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Comparison Table</w:t>
            </w:r>
            <w:r>
              <w:rPr>
                <w:noProof/>
                <w:webHidden/>
              </w:rPr>
              <w:tab/>
            </w:r>
            <w:r>
              <w:rPr>
                <w:noProof/>
                <w:webHidden/>
              </w:rPr>
              <w:fldChar w:fldCharType="begin"/>
            </w:r>
            <w:r>
              <w:rPr>
                <w:noProof/>
                <w:webHidden/>
              </w:rPr>
              <w:instrText xml:space="preserve"> PAGEREF _Toc202536507 \h </w:instrText>
            </w:r>
            <w:r>
              <w:rPr>
                <w:noProof/>
                <w:webHidden/>
              </w:rPr>
            </w:r>
            <w:r>
              <w:rPr>
                <w:noProof/>
                <w:webHidden/>
              </w:rPr>
              <w:fldChar w:fldCharType="separate"/>
            </w:r>
            <w:r w:rsidR="00AD2EEB">
              <w:rPr>
                <w:noProof/>
                <w:webHidden/>
              </w:rPr>
              <w:t>23</w:t>
            </w:r>
            <w:r>
              <w:rPr>
                <w:noProof/>
                <w:webHidden/>
              </w:rPr>
              <w:fldChar w:fldCharType="end"/>
            </w:r>
          </w:hyperlink>
        </w:p>
        <w:p w14:paraId="2070B9C9" w14:textId="0809F2FF"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8" w:history="1">
            <w:r w:rsidRPr="00606F4D">
              <w:rPr>
                <w:rStyle w:val="Hyperlink"/>
                <w:noProof/>
              </w:rPr>
              <w:t>2.4.3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Criteria for Choosing Appropriate Backend Framework</w:t>
            </w:r>
            <w:r>
              <w:rPr>
                <w:noProof/>
                <w:webHidden/>
              </w:rPr>
              <w:tab/>
            </w:r>
            <w:r>
              <w:rPr>
                <w:noProof/>
                <w:webHidden/>
              </w:rPr>
              <w:fldChar w:fldCharType="begin"/>
            </w:r>
            <w:r>
              <w:rPr>
                <w:noProof/>
                <w:webHidden/>
              </w:rPr>
              <w:instrText xml:space="preserve"> PAGEREF _Toc202536508 \h </w:instrText>
            </w:r>
            <w:r>
              <w:rPr>
                <w:noProof/>
                <w:webHidden/>
              </w:rPr>
            </w:r>
            <w:r>
              <w:rPr>
                <w:noProof/>
                <w:webHidden/>
              </w:rPr>
              <w:fldChar w:fldCharType="separate"/>
            </w:r>
            <w:r w:rsidR="00AD2EEB">
              <w:rPr>
                <w:noProof/>
                <w:webHidden/>
              </w:rPr>
              <w:t>24</w:t>
            </w:r>
            <w:r>
              <w:rPr>
                <w:noProof/>
                <w:webHidden/>
              </w:rPr>
              <w:fldChar w:fldCharType="end"/>
            </w:r>
          </w:hyperlink>
        </w:p>
        <w:p w14:paraId="1F940DA4" w14:textId="41B6A358"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09" w:history="1">
            <w:r w:rsidRPr="00606F4D">
              <w:rPr>
                <w:rStyle w:val="Hyperlink"/>
                <w:noProof/>
              </w:rPr>
              <w:t>2.4.4</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Decision</w:t>
            </w:r>
            <w:r>
              <w:rPr>
                <w:noProof/>
                <w:webHidden/>
              </w:rPr>
              <w:tab/>
            </w:r>
            <w:r>
              <w:rPr>
                <w:noProof/>
                <w:webHidden/>
              </w:rPr>
              <w:fldChar w:fldCharType="begin"/>
            </w:r>
            <w:r>
              <w:rPr>
                <w:noProof/>
                <w:webHidden/>
              </w:rPr>
              <w:instrText xml:space="preserve"> PAGEREF _Toc202536509 \h </w:instrText>
            </w:r>
            <w:r>
              <w:rPr>
                <w:noProof/>
                <w:webHidden/>
              </w:rPr>
            </w:r>
            <w:r>
              <w:rPr>
                <w:noProof/>
                <w:webHidden/>
              </w:rPr>
              <w:fldChar w:fldCharType="separate"/>
            </w:r>
            <w:r w:rsidR="00AD2EEB">
              <w:rPr>
                <w:noProof/>
                <w:webHidden/>
              </w:rPr>
              <w:t>25</w:t>
            </w:r>
            <w:r>
              <w:rPr>
                <w:noProof/>
                <w:webHidden/>
              </w:rPr>
              <w:fldChar w:fldCharType="end"/>
            </w:r>
          </w:hyperlink>
        </w:p>
        <w:p w14:paraId="0DDC1A35" w14:textId="5C8064A9"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0" w:history="1">
            <w:r w:rsidRPr="00606F4D">
              <w:rPr>
                <w:rStyle w:val="Hyperlink"/>
                <w:noProof/>
              </w:rPr>
              <w:t>2.5</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3D Modeling</w:t>
            </w:r>
            <w:r>
              <w:rPr>
                <w:noProof/>
                <w:webHidden/>
              </w:rPr>
              <w:tab/>
            </w:r>
            <w:r>
              <w:rPr>
                <w:noProof/>
                <w:webHidden/>
              </w:rPr>
              <w:fldChar w:fldCharType="begin"/>
            </w:r>
            <w:r>
              <w:rPr>
                <w:noProof/>
                <w:webHidden/>
              </w:rPr>
              <w:instrText xml:space="preserve"> PAGEREF _Toc202536510 \h </w:instrText>
            </w:r>
            <w:r>
              <w:rPr>
                <w:noProof/>
                <w:webHidden/>
              </w:rPr>
            </w:r>
            <w:r>
              <w:rPr>
                <w:noProof/>
                <w:webHidden/>
              </w:rPr>
              <w:fldChar w:fldCharType="separate"/>
            </w:r>
            <w:r w:rsidR="00AD2EEB">
              <w:rPr>
                <w:noProof/>
                <w:webHidden/>
              </w:rPr>
              <w:t>26</w:t>
            </w:r>
            <w:r>
              <w:rPr>
                <w:noProof/>
                <w:webHidden/>
              </w:rPr>
              <w:fldChar w:fldCharType="end"/>
            </w:r>
          </w:hyperlink>
        </w:p>
        <w:p w14:paraId="4FE61D9F" w14:textId="2D5DDD44"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1" w:history="1">
            <w:r w:rsidRPr="00606F4D">
              <w:rPr>
                <w:rStyle w:val="Hyperlink"/>
                <w:noProof/>
              </w:rPr>
              <w:t>2.5.1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3D Modeling Techniques</w:t>
            </w:r>
            <w:r>
              <w:rPr>
                <w:noProof/>
                <w:webHidden/>
              </w:rPr>
              <w:tab/>
            </w:r>
            <w:r>
              <w:rPr>
                <w:noProof/>
                <w:webHidden/>
              </w:rPr>
              <w:fldChar w:fldCharType="begin"/>
            </w:r>
            <w:r>
              <w:rPr>
                <w:noProof/>
                <w:webHidden/>
              </w:rPr>
              <w:instrText xml:space="preserve"> PAGEREF _Toc202536511 \h </w:instrText>
            </w:r>
            <w:r>
              <w:rPr>
                <w:noProof/>
                <w:webHidden/>
              </w:rPr>
            </w:r>
            <w:r>
              <w:rPr>
                <w:noProof/>
                <w:webHidden/>
              </w:rPr>
              <w:fldChar w:fldCharType="separate"/>
            </w:r>
            <w:r w:rsidR="00AD2EEB">
              <w:rPr>
                <w:noProof/>
                <w:webHidden/>
              </w:rPr>
              <w:t>26</w:t>
            </w:r>
            <w:r>
              <w:rPr>
                <w:noProof/>
                <w:webHidden/>
              </w:rPr>
              <w:fldChar w:fldCharType="end"/>
            </w:r>
          </w:hyperlink>
        </w:p>
        <w:p w14:paraId="4A0B49B5" w14:textId="2A92FBC9"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2" w:history="1">
            <w:r w:rsidRPr="00606F4D">
              <w:rPr>
                <w:rStyle w:val="Hyperlink"/>
                <w:noProof/>
              </w:rPr>
              <w:t>2.5.2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3D Rendering Techniques</w:t>
            </w:r>
            <w:r>
              <w:rPr>
                <w:noProof/>
                <w:webHidden/>
              </w:rPr>
              <w:tab/>
            </w:r>
            <w:r>
              <w:rPr>
                <w:noProof/>
                <w:webHidden/>
              </w:rPr>
              <w:fldChar w:fldCharType="begin"/>
            </w:r>
            <w:r>
              <w:rPr>
                <w:noProof/>
                <w:webHidden/>
              </w:rPr>
              <w:instrText xml:space="preserve"> PAGEREF _Toc202536512 \h </w:instrText>
            </w:r>
            <w:r>
              <w:rPr>
                <w:noProof/>
                <w:webHidden/>
              </w:rPr>
            </w:r>
            <w:r>
              <w:rPr>
                <w:noProof/>
                <w:webHidden/>
              </w:rPr>
              <w:fldChar w:fldCharType="separate"/>
            </w:r>
            <w:r w:rsidR="00AD2EEB">
              <w:rPr>
                <w:noProof/>
                <w:webHidden/>
              </w:rPr>
              <w:t>30</w:t>
            </w:r>
            <w:r>
              <w:rPr>
                <w:noProof/>
                <w:webHidden/>
              </w:rPr>
              <w:fldChar w:fldCharType="end"/>
            </w:r>
          </w:hyperlink>
        </w:p>
        <w:p w14:paraId="2E1782A4" w14:textId="0B4B0E68"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3" w:history="1">
            <w:r w:rsidRPr="00606F4D">
              <w:rPr>
                <w:rStyle w:val="Hyperlink"/>
                <w:noProof/>
              </w:rPr>
              <w:t>2.5.3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Level of Detail (LoD)</w:t>
            </w:r>
            <w:r>
              <w:rPr>
                <w:noProof/>
                <w:webHidden/>
              </w:rPr>
              <w:tab/>
            </w:r>
            <w:r>
              <w:rPr>
                <w:noProof/>
                <w:webHidden/>
              </w:rPr>
              <w:fldChar w:fldCharType="begin"/>
            </w:r>
            <w:r>
              <w:rPr>
                <w:noProof/>
                <w:webHidden/>
              </w:rPr>
              <w:instrText xml:space="preserve"> PAGEREF _Toc202536513 \h </w:instrText>
            </w:r>
            <w:r>
              <w:rPr>
                <w:noProof/>
                <w:webHidden/>
              </w:rPr>
            </w:r>
            <w:r>
              <w:rPr>
                <w:noProof/>
                <w:webHidden/>
              </w:rPr>
              <w:fldChar w:fldCharType="separate"/>
            </w:r>
            <w:r w:rsidR="00AD2EEB">
              <w:rPr>
                <w:noProof/>
                <w:webHidden/>
              </w:rPr>
              <w:t>34</w:t>
            </w:r>
            <w:r>
              <w:rPr>
                <w:noProof/>
                <w:webHidden/>
              </w:rPr>
              <w:fldChar w:fldCharType="end"/>
            </w:r>
          </w:hyperlink>
        </w:p>
        <w:p w14:paraId="56FB97E8" w14:textId="607FD842"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4" w:history="1">
            <w:r w:rsidRPr="00606F4D">
              <w:rPr>
                <w:rStyle w:val="Hyperlink"/>
                <w:noProof/>
              </w:rPr>
              <w:t>2.5.4</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Web 3D Rendering Frameworks/Engines</w:t>
            </w:r>
            <w:r>
              <w:rPr>
                <w:noProof/>
                <w:webHidden/>
              </w:rPr>
              <w:tab/>
            </w:r>
            <w:r>
              <w:rPr>
                <w:noProof/>
                <w:webHidden/>
              </w:rPr>
              <w:fldChar w:fldCharType="begin"/>
            </w:r>
            <w:r>
              <w:rPr>
                <w:noProof/>
                <w:webHidden/>
              </w:rPr>
              <w:instrText xml:space="preserve"> PAGEREF _Toc202536514 \h </w:instrText>
            </w:r>
            <w:r>
              <w:rPr>
                <w:noProof/>
                <w:webHidden/>
              </w:rPr>
            </w:r>
            <w:r>
              <w:rPr>
                <w:noProof/>
                <w:webHidden/>
              </w:rPr>
              <w:fldChar w:fldCharType="separate"/>
            </w:r>
            <w:r w:rsidR="00AD2EEB">
              <w:rPr>
                <w:noProof/>
                <w:webHidden/>
              </w:rPr>
              <w:t>38</w:t>
            </w:r>
            <w:r>
              <w:rPr>
                <w:noProof/>
                <w:webHidden/>
              </w:rPr>
              <w:fldChar w:fldCharType="end"/>
            </w:r>
          </w:hyperlink>
        </w:p>
        <w:p w14:paraId="0CFF8051" w14:textId="25299880"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5" w:history="1">
            <w:r w:rsidRPr="00606F4D">
              <w:rPr>
                <w:rStyle w:val="Hyperlink"/>
                <w:noProof/>
              </w:rPr>
              <w:t>2.6</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Feasibility Study</w:t>
            </w:r>
            <w:r>
              <w:rPr>
                <w:noProof/>
                <w:webHidden/>
              </w:rPr>
              <w:tab/>
            </w:r>
            <w:r>
              <w:rPr>
                <w:noProof/>
                <w:webHidden/>
              </w:rPr>
              <w:fldChar w:fldCharType="begin"/>
            </w:r>
            <w:r>
              <w:rPr>
                <w:noProof/>
                <w:webHidden/>
              </w:rPr>
              <w:instrText xml:space="preserve"> PAGEREF _Toc202536515 \h </w:instrText>
            </w:r>
            <w:r>
              <w:rPr>
                <w:noProof/>
                <w:webHidden/>
              </w:rPr>
            </w:r>
            <w:r>
              <w:rPr>
                <w:noProof/>
                <w:webHidden/>
              </w:rPr>
              <w:fldChar w:fldCharType="separate"/>
            </w:r>
            <w:r w:rsidR="00AD2EEB">
              <w:rPr>
                <w:noProof/>
                <w:webHidden/>
              </w:rPr>
              <w:t>43</w:t>
            </w:r>
            <w:r>
              <w:rPr>
                <w:noProof/>
                <w:webHidden/>
              </w:rPr>
              <w:fldChar w:fldCharType="end"/>
            </w:r>
          </w:hyperlink>
        </w:p>
        <w:p w14:paraId="40EA5F85" w14:textId="7E1B65D2"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6" w:history="1">
            <w:r w:rsidRPr="00606F4D">
              <w:rPr>
                <w:rStyle w:val="Hyperlink"/>
                <w:noProof/>
              </w:rPr>
              <w:t>2.6.1</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Technical Feasibility</w:t>
            </w:r>
            <w:r>
              <w:rPr>
                <w:noProof/>
                <w:webHidden/>
              </w:rPr>
              <w:tab/>
            </w:r>
            <w:r>
              <w:rPr>
                <w:noProof/>
                <w:webHidden/>
              </w:rPr>
              <w:fldChar w:fldCharType="begin"/>
            </w:r>
            <w:r>
              <w:rPr>
                <w:noProof/>
                <w:webHidden/>
              </w:rPr>
              <w:instrText xml:space="preserve"> PAGEREF _Toc202536516 \h </w:instrText>
            </w:r>
            <w:r>
              <w:rPr>
                <w:noProof/>
                <w:webHidden/>
              </w:rPr>
            </w:r>
            <w:r>
              <w:rPr>
                <w:noProof/>
                <w:webHidden/>
              </w:rPr>
              <w:fldChar w:fldCharType="separate"/>
            </w:r>
            <w:r w:rsidR="00AD2EEB">
              <w:rPr>
                <w:noProof/>
                <w:webHidden/>
              </w:rPr>
              <w:t>43</w:t>
            </w:r>
            <w:r>
              <w:rPr>
                <w:noProof/>
                <w:webHidden/>
              </w:rPr>
              <w:fldChar w:fldCharType="end"/>
            </w:r>
          </w:hyperlink>
        </w:p>
        <w:p w14:paraId="7A5F3EB7" w14:textId="2E106297"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7" w:history="1">
            <w:r w:rsidRPr="00606F4D">
              <w:rPr>
                <w:rStyle w:val="Hyperlink"/>
                <w:noProof/>
              </w:rPr>
              <w:t>2.6.2</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Operational Feasibility</w:t>
            </w:r>
            <w:r>
              <w:rPr>
                <w:noProof/>
                <w:webHidden/>
              </w:rPr>
              <w:tab/>
            </w:r>
            <w:r>
              <w:rPr>
                <w:noProof/>
                <w:webHidden/>
              </w:rPr>
              <w:fldChar w:fldCharType="begin"/>
            </w:r>
            <w:r>
              <w:rPr>
                <w:noProof/>
                <w:webHidden/>
              </w:rPr>
              <w:instrText xml:space="preserve"> PAGEREF _Toc202536517 \h </w:instrText>
            </w:r>
            <w:r>
              <w:rPr>
                <w:noProof/>
                <w:webHidden/>
              </w:rPr>
            </w:r>
            <w:r>
              <w:rPr>
                <w:noProof/>
                <w:webHidden/>
              </w:rPr>
              <w:fldChar w:fldCharType="separate"/>
            </w:r>
            <w:r w:rsidR="00AD2EEB">
              <w:rPr>
                <w:noProof/>
                <w:webHidden/>
              </w:rPr>
              <w:t>45</w:t>
            </w:r>
            <w:r>
              <w:rPr>
                <w:noProof/>
                <w:webHidden/>
              </w:rPr>
              <w:fldChar w:fldCharType="end"/>
            </w:r>
          </w:hyperlink>
        </w:p>
        <w:p w14:paraId="32F5E4AC" w14:textId="1B6C4D34" w:rsidR="00FA2BCE" w:rsidRDefault="00FA2BCE">
          <w:pPr>
            <w:pStyle w:val="TOC3"/>
            <w:tabs>
              <w:tab w:val="left" w:pos="12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8" w:history="1">
            <w:r w:rsidRPr="00606F4D">
              <w:rPr>
                <w:rStyle w:val="Hyperlink"/>
                <w:noProof/>
              </w:rPr>
              <w:t>2.6.3</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Social Feasibility</w:t>
            </w:r>
            <w:r>
              <w:rPr>
                <w:noProof/>
                <w:webHidden/>
              </w:rPr>
              <w:tab/>
            </w:r>
            <w:r>
              <w:rPr>
                <w:noProof/>
                <w:webHidden/>
              </w:rPr>
              <w:fldChar w:fldCharType="begin"/>
            </w:r>
            <w:r>
              <w:rPr>
                <w:noProof/>
                <w:webHidden/>
              </w:rPr>
              <w:instrText xml:space="preserve"> PAGEREF _Toc202536518 \h </w:instrText>
            </w:r>
            <w:r>
              <w:rPr>
                <w:noProof/>
                <w:webHidden/>
              </w:rPr>
            </w:r>
            <w:r>
              <w:rPr>
                <w:noProof/>
                <w:webHidden/>
              </w:rPr>
              <w:fldChar w:fldCharType="separate"/>
            </w:r>
            <w:r w:rsidR="00AD2EEB">
              <w:rPr>
                <w:noProof/>
                <w:webHidden/>
              </w:rPr>
              <w:t>46</w:t>
            </w:r>
            <w:r>
              <w:rPr>
                <w:noProof/>
                <w:webHidden/>
              </w:rPr>
              <w:fldChar w:fldCharType="end"/>
            </w:r>
          </w:hyperlink>
        </w:p>
        <w:p w14:paraId="1E526D6F" w14:textId="6C33620B" w:rsidR="00FA2BCE" w:rsidRDefault="00FA2BCE">
          <w:pPr>
            <w:pStyle w:val="TOC2"/>
            <w:tabs>
              <w:tab w:val="left" w:pos="1000"/>
              <w:tab w:val="right" w:leader="dot" w:pos="9019"/>
            </w:tabs>
            <w:rPr>
              <w:rFonts w:asciiTheme="minorHAnsi" w:eastAsiaTheme="minorEastAsia" w:hAnsiTheme="minorHAnsi" w:cstheme="minorBidi"/>
              <w:noProof/>
              <w:kern w:val="2"/>
              <w:sz w:val="24"/>
              <w:szCs w:val="24"/>
              <w:lang w:val="en-US" w:eastAsia="zh-CN"/>
              <w14:ligatures w14:val="standardContextual"/>
            </w:rPr>
          </w:pPr>
          <w:hyperlink w:anchor="_Toc202536519" w:history="1">
            <w:r w:rsidRPr="00606F4D">
              <w:rPr>
                <w:rStyle w:val="Hyperlink"/>
                <w:noProof/>
              </w:rPr>
              <w:t>2.7</w:t>
            </w:r>
            <w:r>
              <w:rPr>
                <w:rFonts w:asciiTheme="minorHAnsi" w:eastAsiaTheme="minorEastAsia" w:hAnsiTheme="minorHAnsi" w:cstheme="minorBidi"/>
                <w:noProof/>
                <w:kern w:val="2"/>
                <w:sz w:val="24"/>
                <w:szCs w:val="24"/>
                <w:lang w:val="en-US" w:eastAsia="zh-CN"/>
                <w14:ligatures w14:val="standardContextual"/>
              </w:rPr>
              <w:tab/>
            </w:r>
            <w:r w:rsidRPr="00606F4D">
              <w:rPr>
                <w:rStyle w:val="Hyperlink"/>
                <w:noProof/>
              </w:rPr>
              <w:t>Chapter Summary</w:t>
            </w:r>
            <w:r>
              <w:rPr>
                <w:noProof/>
                <w:webHidden/>
              </w:rPr>
              <w:tab/>
            </w:r>
            <w:r>
              <w:rPr>
                <w:noProof/>
                <w:webHidden/>
              </w:rPr>
              <w:fldChar w:fldCharType="begin"/>
            </w:r>
            <w:r>
              <w:rPr>
                <w:noProof/>
                <w:webHidden/>
              </w:rPr>
              <w:instrText xml:space="preserve"> PAGEREF _Toc202536519 \h </w:instrText>
            </w:r>
            <w:r>
              <w:rPr>
                <w:noProof/>
                <w:webHidden/>
              </w:rPr>
            </w:r>
            <w:r>
              <w:rPr>
                <w:noProof/>
                <w:webHidden/>
              </w:rPr>
              <w:fldChar w:fldCharType="separate"/>
            </w:r>
            <w:r w:rsidR="00AD2EEB">
              <w:rPr>
                <w:noProof/>
                <w:webHidden/>
              </w:rPr>
              <w:t>47</w:t>
            </w:r>
            <w:r>
              <w:rPr>
                <w:noProof/>
                <w:webHidden/>
              </w:rPr>
              <w:fldChar w:fldCharType="end"/>
            </w:r>
          </w:hyperlink>
        </w:p>
        <w:p w14:paraId="5B3CF1B9" w14:textId="19F6E1BB" w:rsidR="00FA2BCE" w:rsidRDefault="00FA2BCE">
          <w:pPr>
            <w:pStyle w:val="TOC1"/>
            <w:rPr>
              <w:rFonts w:asciiTheme="minorHAnsi" w:eastAsiaTheme="minorEastAsia" w:hAnsiTheme="minorHAnsi" w:cstheme="minorBidi"/>
              <w:b w:val="0"/>
              <w:snapToGrid/>
              <w:kern w:val="2"/>
              <w:szCs w:val="24"/>
              <w:lang w:eastAsia="zh-CN"/>
              <w14:ligatures w14:val="standardContextual"/>
            </w:rPr>
          </w:pPr>
          <w:hyperlink w:anchor="_Toc202536520" w:history="1">
            <w:r w:rsidRPr="00606F4D">
              <w:rPr>
                <w:rStyle w:val="Hyperlink"/>
              </w:rPr>
              <w:t>References</w:t>
            </w:r>
            <w:r>
              <w:rPr>
                <w:webHidden/>
              </w:rPr>
              <w:tab/>
            </w:r>
            <w:r>
              <w:rPr>
                <w:webHidden/>
              </w:rPr>
              <w:fldChar w:fldCharType="begin"/>
            </w:r>
            <w:r>
              <w:rPr>
                <w:webHidden/>
              </w:rPr>
              <w:instrText xml:space="preserve"> PAGEREF _Toc202536520 \h </w:instrText>
            </w:r>
            <w:r>
              <w:rPr>
                <w:webHidden/>
              </w:rPr>
            </w:r>
            <w:r>
              <w:rPr>
                <w:webHidden/>
              </w:rPr>
              <w:fldChar w:fldCharType="separate"/>
            </w:r>
            <w:r w:rsidR="00AD2EEB">
              <w:rPr>
                <w:webHidden/>
              </w:rPr>
              <w:t>48</w:t>
            </w:r>
            <w:r>
              <w:rPr>
                <w:webHidden/>
              </w:rPr>
              <w:fldChar w:fldCharType="end"/>
            </w:r>
          </w:hyperlink>
        </w:p>
        <w:p w14:paraId="05ABA48A" w14:textId="4C121B1A" w:rsidR="0034681C" w:rsidRDefault="00AF5095">
          <w:r>
            <w:fldChar w:fldCharType="end"/>
          </w:r>
        </w:p>
      </w:sdtContent>
    </w:sdt>
    <w:p w14:paraId="24D3EEB8" w14:textId="77777777" w:rsidR="002D06B9" w:rsidRDefault="002D06B9" w:rsidP="00635B26">
      <w:pPr>
        <w:pStyle w:val="NormalIndent"/>
        <w:ind w:left="0"/>
        <w:sectPr w:rsidR="002D06B9" w:rsidSect="007042AC">
          <w:headerReference w:type="default" r:id="rId12"/>
          <w:footerReference w:type="default" r:id="rId13"/>
          <w:headerReference w:type="first" r:id="rId14"/>
          <w:footerReference w:type="first" r:id="rId15"/>
          <w:pgSz w:w="11909" w:h="16834" w:code="9"/>
          <w:pgMar w:top="1440" w:right="1440" w:bottom="1440" w:left="1440" w:header="720" w:footer="720" w:gutter="0"/>
          <w:pgNumType w:fmt="lowerRoman" w:start="5"/>
          <w:cols w:space="720"/>
          <w:docGrid w:linePitch="272"/>
        </w:sectPr>
      </w:pPr>
    </w:p>
    <w:p w14:paraId="7179BF3D" w14:textId="77777777" w:rsidR="002D06B9" w:rsidRDefault="002D06B9" w:rsidP="002D06B9">
      <w:pPr>
        <w:pStyle w:val="NormalIndent"/>
      </w:pPr>
    </w:p>
    <w:p w14:paraId="66AA826A" w14:textId="77777777" w:rsidR="002D06B9" w:rsidRDefault="002D06B9" w:rsidP="002D06B9">
      <w:pPr>
        <w:pStyle w:val="NormalIndent"/>
      </w:pPr>
    </w:p>
    <w:p w14:paraId="365A1511" w14:textId="77777777" w:rsidR="002D06B9" w:rsidRDefault="002D06B9" w:rsidP="002D06B9">
      <w:pPr>
        <w:pStyle w:val="NormalIndent"/>
      </w:pPr>
    </w:p>
    <w:p w14:paraId="38E710FB" w14:textId="77777777" w:rsidR="002D06B9" w:rsidRDefault="002D06B9" w:rsidP="002D06B9">
      <w:pPr>
        <w:pStyle w:val="NormalIndent"/>
      </w:pPr>
    </w:p>
    <w:p w14:paraId="138344ED" w14:textId="77777777" w:rsidR="002D06B9" w:rsidRDefault="002D06B9" w:rsidP="002D06B9">
      <w:pPr>
        <w:pStyle w:val="NormalIndent"/>
      </w:pPr>
    </w:p>
    <w:p w14:paraId="2DF80679" w14:textId="77777777" w:rsidR="002D06B9" w:rsidRDefault="002D06B9" w:rsidP="002D06B9">
      <w:pPr>
        <w:pStyle w:val="NormalIndent"/>
      </w:pPr>
    </w:p>
    <w:p w14:paraId="1F1D29A6" w14:textId="77777777" w:rsidR="002D06B9" w:rsidRDefault="002D06B9" w:rsidP="002D06B9">
      <w:pPr>
        <w:pStyle w:val="NormalIndent"/>
      </w:pPr>
    </w:p>
    <w:p w14:paraId="3CD3890A" w14:textId="77777777" w:rsidR="002D06B9" w:rsidRDefault="002D06B9" w:rsidP="002D06B9">
      <w:pPr>
        <w:pStyle w:val="NormalIndent"/>
      </w:pPr>
    </w:p>
    <w:p w14:paraId="1A3D2644" w14:textId="0DB46EC1" w:rsidR="002D06B9" w:rsidRPr="001F52F4" w:rsidRDefault="002D06B9" w:rsidP="001F52F4">
      <w:pPr>
        <w:pStyle w:val="Chapter"/>
      </w:pPr>
      <w:r w:rsidRPr="001F52F4">
        <w:t xml:space="preserve">Chapter </w:t>
      </w:r>
      <w:r w:rsidR="00182E92">
        <w:t>2</w:t>
      </w:r>
    </w:p>
    <w:p w14:paraId="36F1CC2E" w14:textId="77777777" w:rsidR="002D06B9" w:rsidRDefault="002D06B9" w:rsidP="002D06B9">
      <w:pPr>
        <w:pStyle w:val="NormalIndent"/>
        <w:ind w:left="0"/>
        <w:jc w:val="center"/>
        <w:rPr>
          <w:rFonts w:ascii="Arial" w:hAnsi="Arial" w:cs="Arial"/>
        </w:rPr>
      </w:pPr>
    </w:p>
    <w:p w14:paraId="7532D381" w14:textId="7A693383" w:rsidR="002D06B9" w:rsidRDefault="00182E92" w:rsidP="001F52F4">
      <w:pPr>
        <w:pStyle w:val="ChapterHeading"/>
      </w:pPr>
      <w:r>
        <w:t>Literature Review</w:t>
      </w:r>
    </w:p>
    <w:p w14:paraId="39E8F10D" w14:textId="77777777" w:rsidR="00C02C54" w:rsidRDefault="00C02C54">
      <w:pPr>
        <w:rPr>
          <w:sz w:val="22"/>
          <w:szCs w:val="22"/>
          <w:lang w:val="en-US"/>
        </w:rPr>
      </w:pPr>
      <w:r>
        <w:br w:type="page"/>
      </w:r>
    </w:p>
    <w:p w14:paraId="38745CDC" w14:textId="77777777" w:rsidR="00C02C54" w:rsidRDefault="00C02C54" w:rsidP="001070E5">
      <w:pPr>
        <w:pStyle w:val="Heading1"/>
      </w:pPr>
      <w:bookmarkStart w:id="4" w:name="_Toc202536492"/>
      <w:r w:rsidRPr="00C02C54">
        <w:lastRenderedPageBreak/>
        <w:t>Introduction</w:t>
      </w:r>
      <w:bookmarkEnd w:id="4"/>
    </w:p>
    <w:p w14:paraId="61222709" w14:textId="4D1DFCC4" w:rsidR="003F5034" w:rsidRDefault="00AE36C7" w:rsidP="00AE36C7">
      <w:pPr>
        <w:pStyle w:val="FYPNormal"/>
        <w:rPr>
          <w:rFonts w:ascii="Arial" w:hAnsi="Arial"/>
          <w:sz w:val="28"/>
          <w:szCs w:val="28"/>
          <w:lang w:val="en-US"/>
        </w:rPr>
      </w:pPr>
      <w:r w:rsidRPr="00AE36C7">
        <w:t>This chapter presents a comprehensive literature review to establish the theoretical and practical foundations for the Weddding system, a 3D Wedding Venue Planning &amp; Management Platform. It explores existing wedding planning solutions, evaluates relevant frontend and backend development frameworks, and assesses database technologies to guide informed design decisions. Additionally, this chapter investigates key 3D technologies</w:t>
      </w:r>
      <w:r>
        <w:t xml:space="preserve"> including the 3D </w:t>
      </w:r>
      <w:proofErr w:type="spellStart"/>
      <w:r w:rsidRPr="00AE36C7">
        <w:t>modeling</w:t>
      </w:r>
      <w:proofErr w:type="spellEnd"/>
      <w:r w:rsidRPr="00AE36C7">
        <w:t>, rendering, and optimization techniques</w:t>
      </w:r>
      <w:r>
        <w:t xml:space="preserve"> </w:t>
      </w:r>
      <w:r w:rsidRPr="00AE36C7">
        <w:t>that are essential to building an immersive and efficient user experience for venue visualization. The comparative analysis in each section ensures that the final system architecture aligns with performance, usability, and scalability expectations in modern web applications.</w:t>
      </w:r>
      <w:r>
        <w:t xml:space="preserve"> Lastly, this chapter discuss about the different types of feasibility study to investigate the practicality of Weddding from multiple aspects.</w:t>
      </w:r>
      <w:r w:rsidR="003F5034">
        <w:br w:type="page"/>
      </w:r>
    </w:p>
    <w:p w14:paraId="7640600E" w14:textId="3C05FE38" w:rsidR="00285041" w:rsidRDefault="00DB5E2D" w:rsidP="00B07D4B">
      <w:pPr>
        <w:pStyle w:val="Heading2"/>
      </w:pPr>
      <w:bookmarkStart w:id="5" w:name="_Toc202536493"/>
      <w:r w:rsidRPr="00DB5E2D">
        <w:rPr>
          <w:lang w:val="en-GB"/>
        </w:rPr>
        <w:lastRenderedPageBreak/>
        <w:t>Comparison among Competitors</w:t>
      </w:r>
      <w:bookmarkEnd w:id="5"/>
    </w:p>
    <w:p w14:paraId="1EB1E67C" w14:textId="4E54637D" w:rsidR="00285041" w:rsidRDefault="00DB5E2D" w:rsidP="003F5034">
      <w:pPr>
        <w:pStyle w:val="NormalIndent"/>
        <w:ind w:left="0"/>
      </w:pPr>
      <w:r w:rsidRPr="00DB5E2D">
        <w:rPr>
          <w:lang w:val="en-GB"/>
        </w:rPr>
        <w:t xml:space="preserve">In the wedding planning industry, it has a promising growth in the market where study stated that the current wedding planning market size was approximately 205.9 billion USD in 2024 and is expected to reach 594 billion USD by 2033 with a compound annual growth rate (CAGR) of 12.8% from 2025 to 2033. </w:t>
      </w:r>
      <w:sdt>
        <w:sdtPr>
          <w:rPr>
            <w:lang w:val="en-GB"/>
          </w:rPr>
          <w:id w:val="-1137721326"/>
          <w:citation/>
        </w:sdtPr>
        <w:sdtContent>
          <w:r>
            <w:rPr>
              <w:lang w:val="en-GB"/>
            </w:rPr>
            <w:fldChar w:fldCharType="begin"/>
          </w:r>
          <w:r>
            <w:instrText xml:space="preserve"> CITATION Bus25 \l 1033 </w:instrText>
          </w:r>
          <w:r>
            <w:rPr>
              <w:lang w:val="en-GB"/>
            </w:rPr>
            <w:fldChar w:fldCharType="separate"/>
          </w:r>
          <w:r>
            <w:rPr>
              <w:noProof/>
            </w:rPr>
            <w:t>(Business Research Insights, 2025)</w:t>
          </w:r>
          <w:r>
            <w:rPr>
              <w:lang w:val="en-GB"/>
            </w:rPr>
            <w:fldChar w:fldCharType="end"/>
          </w:r>
        </w:sdtContent>
      </w:sdt>
      <w:r>
        <w:rPr>
          <w:lang w:val="en-GB"/>
        </w:rPr>
        <w:t xml:space="preserve"> </w:t>
      </w:r>
      <w:r w:rsidRPr="00DB5E2D">
        <w:rPr>
          <w:lang w:val="en-GB"/>
        </w:rPr>
        <w:t xml:space="preserve">With the advancement of technology, several digital wedding planning platforms have emerged to assist couples to organize their special day. Among the most popular and similar to </w:t>
      </w:r>
      <w:r w:rsidRPr="0068538E">
        <w:rPr>
          <w:b/>
          <w:bCs/>
          <w:lang w:val="en-GB"/>
        </w:rPr>
        <w:t>Weddding</w:t>
      </w:r>
      <w:r w:rsidRPr="00DB5E2D">
        <w:rPr>
          <w:lang w:val="en-GB"/>
        </w:rPr>
        <w:t xml:space="preserve"> are BrideBook, WeddingWire, and Free Online Wedding Planner. Each of them offers different tools such as vendor directories, budgeting systems, checklists, and seating charts. A comprehensive study and comparison among these competitors are beneficial for this project as it could identify their strengths and limitations which helps to enhance </w:t>
      </w:r>
      <w:r w:rsidRPr="0068538E">
        <w:rPr>
          <w:b/>
          <w:bCs/>
          <w:lang w:val="en-GB"/>
        </w:rPr>
        <w:t>Weddding</w:t>
      </w:r>
      <w:r w:rsidRPr="00DB5E2D">
        <w:rPr>
          <w:lang w:val="en-GB"/>
        </w:rPr>
        <w:t xml:space="preserve"> as a more immersive, user-friendly, and integrated solution that addresses key gaps in existing platforms. Besides, this comparison will also highlight the cutting edge of </w:t>
      </w:r>
      <w:r w:rsidRPr="0068538E">
        <w:rPr>
          <w:b/>
          <w:bCs/>
          <w:lang w:val="en-GB"/>
        </w:rPr>
        <w:t>Weddding</w:t>
      </w:r>
      <w:r w:rsidRPr="00DB5E2D">
        <w:rPr>
          <w:lang w:val="en-GB"/>
        </w:rPr>
        <w:t xml:space="preserve"> which indicates its potential to be successful in the market.</w:t>
      </w:r>
      <w:r w:rsidR="00285041">
        <w:t xml:space="preserve"> </w:t>
      </w:r>
    </w:p>
    <w:p w14:paraId="29E3DE04" w14:textId="3A219E62" w:rsidR="00285041" w:rsidRPr="00B07D4B" w:rsidRDefault="00DB5E2D" w:rsidP="00B07D4B">
      <w:pPr>
        <w:pStyle w:val="Heading3"/>
      </w:pPr>
      <w:bookmarkStart w:id="6" w:name="_Toc202536494"/>
      <w:r>
        <w:rPr>
          <w:lang w:val="en-GB"/>
        </w:rPr>
        <w:t>Competitors</w:t>
      </w:r>
      <w:bookmarkEnd w:id="6"/>
    </w:p>
    <w:p w14:paraId="3D20130E" w14:textId="77777777" w:rsidR="00DB5E2D" w:rsidRPr="00902C46" w:rsidRDefault="00DB5E2D" w:rsidP="00902C46">
      <w:pPr>
        <w:pStyle w:val="FYPNormal"/>
        <w:rPr>
          <w:b/>
          <w:bCs/>
          <w:lang w:val="en-MY"/>
        </w:rPr>
      </w:pPr>
      <w:proofErr w:type="spellStart"/>
      <w:r w:rsidRPr="00902C46">
        <w:rPr>
          <w:b/>
          <w:bCs/>
          <w:lang w:val="en-MY"/>
        </w:rPr>
        <w:t>Bridebook</w:t>
      </w:r>
      <w:proofErr w:type="spellEnd"/>
    </w:p>
    <w:p w14:paraId="1AA797A4" w14:textId="77777777" w:rsidR="00902C46" w:rsidRDefault="00DB5E2D" w:rsidP="00902C46">
      <w:pPr>
        <w:pStyle w:val="FYPNormal"/>
      </w:pPr>
      <w:r w:rsidRPr="00DB5E2D">
        <w:t>BrideBook is a UK-based wedding planning platform that aims to overcome the issue of overwhelming and confusing wedding planning process by offering tools that help to handle personalized budget, checklist, and venue search all in a single platform. On this platform, it supports task/checklist management where couples could create multi-level task lists with deadlines that automatically sort by date, invite their partners to collaborate in real time, and track progress together. Another feature worth noting in this platform is its vendor management. It simplifies the vendor management as couples could search for available venue vendors directly on the platform and request a brochure or quote to understand detailed information where the responses will be directly sent to the inbox of couples on the platform, which enhance the communication and collaboration between couples and venue vendors. Even though Bridebook is a UK-based platform, it allows worldwide couples to use its feature as the venue vendors registered on the platform encompasses from various countries in Europe, Asia, North America, South America, and Oceania. This is an extra credit to the platform as couples from around the world are able to search for venue vendors in their country. However, this feature is only limited to venue vendors which limits its convenience for couples who are looking for other wedding-related vendors. On the budgeting side, BrideBook allows couples to manage their wedding budget through setting personalized budgets and estimated expenses for different aspects of the wedding, as well as comparing total estimated cost and actual cost to make data-driven adjustments. Bridebook generally targets engaged couples located primarily in the UK, but it also welcomes couples from other countries to plan their wedding on Bridebook as it supports multiple languages, currencies and venue vendors located in different countries.</w:t>
      </w:r>
    </w:p>
    <w:p w14:paraId="5184C123" w14:textId="77777777" w:rsidR="00902C46" w:rsidRDefault="00902C46">
      <w:pPr>
        <w:rPr>
          <w:sz w:val="22"/>
          <w:szCs w:val="22"/>
          <w:lang w:eastAsia="zh-CN"/>
        </w:rPr>
      </w:pPr>
      <w:r>
        <w:br w:type="page"/>
      </w:r>
    </w:p>
    <w:p w14:paraId="67A823E4" w14:textId="77777777" w:rsidR="00902C46" w:rsidRPr="00902C46" w:rsidRDefault="00902C46" w:rsidP="00902C46">
      <w:pPr>
        <w:pStyle w:val="FYPNormal"/>
        <w:rPr>
          <w:b/>
          <w:bCs/>
        </w:rPr>
      </w:pPr>
      <w:r w:rsidRPr="00902C46">
        <w:rPr>
          <w:b/>
          <w:bCs/>
        </w:rPr>
        <w:lastRenderedPageBreak/>
        <w:t>WeddingWire</w:t>
      </w:r>
    </w:p>
    <w:p w14:paraId="401DD72A" w14:textId="77777777" w:rsidR="00902C46" w:rsidRDefault="00902C46" w:rsidP="00902C46">
      <w:pPr>
        <w:pStyle w:val="FYPNormal"/>
      </w:pPr>
      <w:r>
        <w:t xml:space="preserve">WeddingWire is an all‑in‑one wedding suite that makes planning both comprehensive and enjoyable by combining an interactive checklist, robust budget tracker, extensive vendor marketplace, and a 2D seating chart tool into a single, free platform. One of the most recognized features of this platform is its comprehensive vendor directory. In the vendor marketplace of WeddingWire, couples are able to search or filter the various vendors, from venue to videography, to find the best suited vendors based on their preferences and constraints. Besides, the in-app messaging feature further streamlined the vendor selection process as couples are able to obtain more detailed information about vendors or perform negotiation directly on the platform. On the other hand, the checklist functionality of WeddingWire helps couples to organize their wedding preparation tasks more efficiently by allowing them to categorize their tasks, setting deadlines, and updating task status. Furthermore, couples could oversee their spending on weddings through the budget monitoring tool on the platform. This tool allows couples to set their total budget for their wedding and track paid and unpaid expenses, as well as visualize their wedding spending with dynamic charts. Last but not least, the unique part of this suite is its 2D seating chart tool that allows couples to drag-and-drop guests and tables into a floor plan to provide a simple visualization of the wedding seating. </w:t>
      </w:r>
    </w:p>
    <w:p w14:paraId="53EA4275" w14:textId="77777777" w:rsidR="00902C46" w:rsidRDefault="00902C46" w:rsidP="00902C46">
      <w:pPr>
        <w:pStyle w:val="FYPNormal"/>
      </w:pPr>
    </w:p>
    <w:p w14:paraId="65AC2D0D" w14:textId="77777777" w:rsidR="00902C46" w:rsidRPr="00902C46" w:rsidRDefault="00902C46" w:rsidP="00902C46">
      <w:pPr>
        <w:pStyle w:val="FYPNormal"/>
        <w:rPr>
          <w:b/>
          <w:bCs/>
        </w:rPr>
      </w:pPr>
      <w:r w:rsidRPr="00902C46">
        <w:rPr>
          <w:b/>
          <w:bCs/>
        </w:rPr>
        <w:t>Online Wedding Planning Assistant</w:t>
      </w:r>
    </w:p>
    <w:p w14:paraId="74AB74C2" w14:textId="77777777" w:rsidR="00902C46" w:rsidRDefault="00902C46" w:rsidP="00902C46">
      <w:pPr>
        <w:pStyle w:val="FYPNormal"/>
      </w:pPr>
      <w:r>
        <w:t>Free Online Wedding Planner is a platform that offers a simplified, cost-free startup toolkit that is tailored for couples on a tight budget. Without the need of creating an account, couples may dive straight into planning, clone projects, and invite friends or family to collaborate in real time through cloud-synced workspaces. This platform combines basic 2D ceremony/reception layout tools, budget tracking with deposit monitoring and exportable reports, and checklist generation. Besides, it also offers ceremony arrangement tools and a searchable worldwide vendor list, although the reservations and communication are managed by third parties. Online Wedding Planning Assistant is a feature-rich platform that provides a free service which is suited to be used as a lightweight planning helper.</w:t>
      </w:r>
    </w:p>
    <w:p w14:paraId="2D6558F6" w14:textId="77777777" w:rsidR="00902C46" w:rsidRDefault="00E103DA" w:rsidP="00902C46">
      <w:pPr>
        <w:pStyle w:val="FYPNormal"/>
        <w:sectPr w:rsidR="00902C46" w:rsidSect="00BA380E">
          <w:headerReference w:type="default" r:id="rId16"/>
          <w:headerReference w:type="first" r:id="rId17"/>
          <w:pgSz w:w="11909" w:h="16834" w:code="9"/>
          <w:pgMar w:top="1440" w:right="1440" w:bottom="1440" w:left="1440" w:header="720" w:footer="720" w:gutter="0"/>
          <w:pgNumType w:start="1"/>
          <w:cols w:space="720"/>
          <w:docGrid w:linePitch="272"/>
        </w:sectPr>
      </w:pPr>
      <w:r>
        <w:br w:type="page"/>
      </w:r>
    </w:p>
    <w:p w14:paraId="70801EA7" w14:textId="18E9A095" w:rsidR="003F5034" w:rsidRPr="003F5034" w:rsidRDefault="00902C46" w:rsidP="00FA2BCE">
      <w:pPr>
        <w:pStyle w:val="Heading3"/>
        <w:spacing w:before="0"/>
        <w:rPr>
          <w:lang w:eastAsia="zh-CN"/>
        </w:rPr>
      </w:pPr>
      <w:bookmarkStart w:id="7" w:name="_Toc202536495"/>
      <w:r>
        <w:rPr>
          <w:lang w:val="en-GB" w:eastAsia="zh-CN"/>
        </w:rPr>
        <w:lastRenderedPageBreak/>
        <w:t>Comparison Table</w:t>
      </w:r>
      <w:bookmarkEnd w:id="7"/>
    </w:p>
    <w:p w14:paraId="61D6AD12" w14:textId="77777777" w:rsidR="00902C46" w:rsidRPr="00902C46" w:rsidRDefault="00902C46" w:rsidP="00902C46">
      <w:pPr>
        <w:jc w:val="center"/>
        <w:rPr>
          <w:rFonts w:eastAsia="Times New Roman"/>
          <w:sz w:val="24"/>
          <w:szCs w:val="24"/>
          <w:lang w:val="en-US" w:eastAsia="zh-CN"/>
        </w:rPr>
      </w:pPr>
      <w:r w:rsidRPr="00902C46">
        <w:rPr>
          <w:rFonts w:eastAsia="Times New Roman"/>
          <w:color w:val="000000"/>
          <w:sz w:val="22"/>
          <w:szCs w:val="22"/>
          <w:lang w:val="en-US" w:eastAsia="zh-CN"/>
        </w:rPr>
        <w:t>Table 2.1 Comparison of Weddding’s Competitors</w:t>
      </w:r>
    </w:p>
    <w:tbl>
      <w:tblPr>
        <w:tblW w:w="0" w:type="auto"/>
        <w:tblCellMar>
          <w:top w:w="15" w:type="dxa"/>
          <w:left w:w="15" w:type="dxa"/>
          <w:bottom w:w="15" w:type="dxa"/>
          <w:right w:w="15" w:type="dxa"/>
        </w:tblCellMar>
        <w:tblLook w:val="04A0" w:firstRow="1" w:lastRow="0" w:firstColumn="1" w:lastColumn="0" w:noHBand="0" w:noVBand="1"/>
      </w:tblPr>
      <w:tblGrid>
        <w:gridCol w:w="2542"/>
        <w:gridCol w:w="2756"/>
        <w:gridCol w:w="2509"/>
        <w:gridCol w:w="3345"/>
        <w:gridCol w:w="2782"/>
      </w:tblGrid>
      <w:tr w:rsidR="00902C46" w:rsidRPr="00902C46" w14:paraId="104554E2"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A7E2F" w14:textId="6F2E32E7" w:rsidR="00902C46" w:rsidRPr="00902C46" w:rsidRDefault="00902C46" w:rsidP="00902C46">
            <w:pPr>
              <w:jc w:val="center"/>
              <w:rPr>
                <w:rFonts w:eastAsia="Times New Roman"/>
                <w:b/>
                <w:bCs/>
                <w:sz w:val="24"/>
                <w:szCs w:val="24"/>
                <w:lang w:val="en-US" w:eastAsia="zh-CN"/>
              </w:rPr>
            </w:pPr>
            <w:r w:rsidRPr="00902C46">
              <w:rPr>
                <w:rFonts w:eastAsia="Times New Roman"/>
                <w:b/>
                <w:bCs/>
                <w:sz w:val="24"/>
                <w:szCs w:val="24"/>
                <w:lang w:val="en-US" w:eastAsia="zh-CN"/>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7811B"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Weddding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0ACD7" w14:textId="77777777" w:rsidR="00902C46" w:rsidRPr="00902C46" w:rsidRDefault="00902C46" w:rsidP="00902C46">
            <w:pPr>
              <w:jc w:val="center"/>
              <w:rPr>
                <w:rFonts w:eastAsia="Times New Roman"/>
                <w:sz w:val="24"/>
                <w:szCs w:val="24"/>
                <w:lang w:val="en-US" w:eastAsia="zh-CN"/>
              </w:rPr>
            </w:pPr>
            <w:proofErr w:type="spellStart"/>
            <w:r w:rsidRPr="00902C46">
              <w:rPr>
                <w:rFonts w:eastAsia="Times New Roman"/>
                <w:b/>
                <w:bCs/>
                <w:color w:val="000000"/>
                <w:sz w:val="22"/>
                <w:szCs w:val="22"/>
                <w:lang w:val="en-US" w:eastAsia="zh-CN"/>
              </w:rPr>
              <w:t>BrideBook</w:t>
            </w:r>
            <w:proofErr w:type="spellEnd"/>
          </w:p>
          <w:p w14:paraId="66A3B19C" w14:textId="40F6087E" w:rsidR="00902C46" w:rsidRPr="00902C46" w:rsidRDefault="00000000" w:rsidP="00902C46">
            <w:pPr>
              <w:jc w:val="center"/>
              <w:rPr>
                <w:rFonts w:eastAsia="Times New Roman"/>
                <w:sz w:val="24"/>
                <w:szCs w:val="24"/>
                <w:lang w:val="en-US" w:eastAsia="zh-CN"/>
              </w:rPr>
            </w:pPr>
            <w:sdt>
              <w:sdtPr>
                <w:rPr>
                  <w:rFonts w:eastAsia="Times New Roman"/>
                  <w:sz w:val="24"/>
                  <w:szCs w:val="24"/>
                  <w:lang w:val="en-US" w:eastAsia="zh-CN"/>
                </w:rPr>
                <w:id w:val="-1107433987"/>
                <w:citation/>
              </w:sdtPr>
              <w:sdtContent>
                <w:r w:rsidR="00902C46">
                  <w:rPr>
                    <w:rFonts w:eastAsia="Times New Roman"/>
                    <w:sz w:val="24"/>
                    <w:szCs w:val="24"/>
                    <w:lang w:val="en-US" w:eastAsia="zh-CN"/>
                  </w:rPr>
                  <w:fldChar w:fldCharType="begin"/>
                </w:r>
                <w:r w:rsidR="00902C46">
                  <w:rPr>
                    <w:rFonts w:eastAsia="Times New Roman"/>
                    <w:b/>
                    <w:bCs/>
                    <w:color w:val="000000"/>
                    <w:sz w:val="22"/>
                    <w:szCs w:val="22"/>
                    <w:lang w:val="en-US" w:eastAsia="zh-CN"/>
                  </w:rPr>
                  <w:instrText xml:space="preserve">CITATION Bri \l 1033 </w:instrText>
                </w:r>
                <w:r w:rsidR="00902C46">
                  <w:rPr>
                    <w:rFonts w:eastAsia="Times New Roman"/>
                    <w:sz w:val="24"/>
                    <w:szCs w:val="24"/>
                    <w:lang w:val="en-US" w:eastAsia="zh-CN"/>
                  </w:rPr>
                  <w:fldChar w:fldCharType="separate"/>
                </w:r>
                <w:r w:rsidR="00902C46" w:rsidRPr="00902C46">
                  <w:rPr>
                    <w:rFonts w:eastAsia="Times New Roman"/>
                    <w:noProof/>
                    <w:color w:val="000000"/>
                    <w:sz w:val="22"/>
                    <w:szCs w:val="22"/>
                    <w:lang w:val="en-US" w:eastAsia="zh-CN"/>
                  </w:rPr>
                  <w:t>(BrideBook, 2025)</w:t>
                </w:r>
                <w:r w:rsidR="00902C46">
                  <w:rPr>
                    <w:rFonts w:eastAsia="Times New Roman"/>
                    <w:sz w:val="24"/>
                    <w:szCs w:val="24"/>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1911A"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WeddingWire</w:t>
            </w:r>
          </w:p>
          <w:p w14:paraId="58886DB5" w14:textId="254B5F33" w:rsidR="00902C46" w:rsidRPr="00902C46" w:rsidRDefault="00000000" w:rsidP="00902C46">
            <w:pPr>
              <w:jc w:val="center"/>
              <w:rPr>
                <w:rFonts w:eastAsia="Times New Roman"/>
                <w:sz w:val="24"/>
                <w:szCs w:val="24"/>
                <w:lang w:val="en-US" w:eastAsia="zh-CN"/>
              </w:rPr>
            </w:pPr>
            <w:sdt>
              <w:sdtPr>
                <w:rPr>
                  <w:rFonts w:eastAsia="Times New Roman"/>
                  <w:sz w:val="24"/>
                  <w:szCs w:val="24"/>
                  <w:lang w:val="en-US" w:eastAsia="zh-CN"/>
                </w:rPr>
                <w:id w:val="-1353410682"/>
                <w:citation/>
              </w:sdtPr>
              <w:sdtContent>
                <w:r w:rsidR="005C4070">
                  <w:rPr>
                    <w:rFonts w:eastAsia="Times New Roman"/>
                    <w:sz w:val="24"/>
                    <w:szCs w:val="24"/>
                    <w:lang w:val="en-US" w:eastAsia="zh-CN"/>
                  </w:rPr>
                  <w:fldChar w:fldCharType="begin"/>
                </w:r>
                <w:r w:rsidR="005C4070">
                  <w:rPr>
                    <w:rFonts w:eastAsia="Times New Roman"/>
                    <w:b/>
                    <w:bCs/>
                    <w:color w:val="000000"/>
                    <w:sz w:val="22"/>
                    <w:szCs w:val="22"/>
                    <w:lang w:val="en-US" w:eastAsia="zh-CN"/>
                  </w:rPr>
                  <w:instrText xml:space="preserve"> CITATION Wed25 \l 1033 </w:instrText>
                </w:r>
                <w:r w:rsidR="005C4070">
                  <w:rPr>
                    <w:rFonts w:eastAsia="Times New Roman"/>
                    <w:sz w:val="24"/>
                    <w:szCs w:val="24"/>
                    <w:lang w:val="en-US" w:eastAsia="zh-CN"/>
                  </w:rPr>
                  <w:fldChar w:fldCharType="separate"/>
                </w:r>
                <w:r w:rsidR="005C4070" w:rsidRPr="005C4070">
                  <w:rPr>
                    <w:rFonts w:eastAsia="Times New Roman"/>
                    <w:noProof/>
                    <w:color w:val="000000"/>
                    <w:sz w:val="22"/>
                    <w:szCs w:val="22"/>
                    <w:lang w:val="en-US" w:eastAsia="zh-CN"/>
                  </w:rPr>
                  <w:t>(WeddingWire, 2025)</w:t>
                </w:r>
                <w:r w:rsidR="005C4070">
                  <w:rPr>
                    <w:rFonts w:eastAsia="Times New Roman"/>
                    <w:sz w:val="24"/>
                    <w:szCs w:val="24"/>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59BBD"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Online Wedding Planning Assistant</w:t>
            </w:r>
          </w:p>
          <w:p w14:paraId="7794531C" w14:textId="28AA317F" w:rsidR="00902C46" w:rsidRPr="00902C46" w:rsidRDefault="00000000" w:rsidP="00902C46">
            <w:pPr>
              <w:jc w:val="center"/>
              <w:rPr>
                <w:rFonts w:eastAsia="Times New Roman"/>
                <w:sz w:val="24"/>
                <w:szCs w:val="24"/>
                <w:lang w:val="en-US" w:eastAsia="zh-CN"/>
              </w:rPr>
            </w:pPr>
            <w:sdt>
              <w:sdtPr>
                <w:rPr>
                  <w:rFonts w:eastAsia="Times New Roman"/>
                  <w:sz w:val="24"/>
                  <w:szCs w:val="24"/>
                  <w:lang w:val="en-US" w:eastAsia="zh-CN"/>
                </w:rPr>
                <w:id w:val="991529252"/>
                <w:citation/>
              </w:sdtPr>
              <w:sdtContent>
                <w:r w:rsidR="005C4070">
                  <w:rPr>
                    <w:rFonts w:eastAsia="Times New Roman"/>
                    <w:sz w:val="24"/>
                    <w:szCs w:val="24"/>
                    <w:lang w:val="en-US" w:eastAsia="zh-CN"/>
                  </w:rPr>
                  <w:fldChar w:fldCharType="begin"/>
                </w:r>
                <w:r w:rsidR="005C4070">
                  <w:rPr>
                    <w:rFonts w:eastAsia="Times New Roman"/>
                    <w:b/>
                    <w:bCs/>
                    <w:color w:val="000000"/>
                    <w:sz w:val="22"/>
                    <w:szCs w:val="22"/>
                    <w:lang w:val="en-US" w:eastAsia="zh-CN"/>
                  </w:rPr>
                  <w:instrText xml:space="preserve"> CITATION Onl25 \l 1033 </w:instrText>
                </w:r>
                <w:r w:rsidR="005C4070">
                  <w:rPr>
                    <w:rFonts w:eastAsia="Times New Roman"/>
                    <w:sz w:val="24"/>
                    <w:szCs w:val="24"/>
                    <w:lang w:val="en-US" w:eastAsia="zh-CN"/>
                  </w:rPr>
                  <w:fldChar w:fldCharType="separate"/>
                </w:r>
                <w:r w:rsidR="005C4070" w:rsidRPr="005C4070">
                  <w:rPr>
                    <w:rFonts w:eastAsia="Times New Roman"/>
                    <w:noProof/>
                    <w:color w:val="000000"/>
                    <w:sz w:val="22"/>
                    <w:szCs w:val="22"/>
                    <w:lang w:val="en-US" w:eastAsia="zh-CN"/>
                  </w:rPr>
                  <w:t>(Online Wedding Planning Assistant, 2025)</w:t>
                </w:r>
                <w:r w:rsidR="005C4070">
                  <w:rPr>
                    <w:rFonts w:eastAsia="Times New Roman"/>
                    <w:sz w:val="24"/>
                    <w:szCs w:val="24"/>
                    <w:lang w:val="en-US" w:eastAsia="zh-CN"/>
                  </w:rPr>
                  <w:fldChar w:fldCharType="end"/>
                </w:r>
              </w:sdtContent>
            </w:sdt>
          </w:p>
        </w:tc>
      </w:tr>
      <w:tr w:rsidR="00902C46" w:rsidRPr="00902C46" w14:paraId="3D07D1B2"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61161"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3D Wedding Venue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5A7AF" w14:textId="410C9E7E" w:rsidR="00902C46" w:rsidRPr="00902C46" w:rsidRDefault="00902C46" w:rsidP="00902C46">
            <w:pPr>
              <w:rPr>
                <w:rFonts w:eastAsia="Times New Roman"/>
                <w:sz w:val="24"/>
                <w:szCs w:val="24"/>
                <w:lang w:val="en-US" w:eastAsia="zh-CN"/>
              </w:rPr>
            </w:pPr>
            <w:r>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(Interactive 3D modeling)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E9834"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w:t>
            </w:r>
          </w:p>
          <w:p w14:paraId="2181BC23"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(Only provide venue directory with photos)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B5BDE"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w:t>
            </w:r>
          </w:p>
          <w:p w14:paraId="799FFC42"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(Provide venue directory with photos, and 2D seating chart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D5B0E"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w:t>
            </w:r>
          </w:p>
          <w:p w14:paraId="74BACAED"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(Provide 2D layout/floor plan tools)</w:t>
            </w:r>
          </w:p>
        </w:tc>
      </w:tr>
      <w:tr w:rsidR="00902C46" w:rsidRPr="00902C46" w14:paraId="4C4CB596"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46D35"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Venue Design Customization 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E7865"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High (Able to design through 3D design 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DBB7F"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None (Does not support venue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EB3E8"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Low (Only able to design seating chart in 2D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88AAB"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Low (Able to design seating chart &amp; ceremony layout in 2D form)</w:t>
            </w:r>
          </w:p>
        </w:tc>
      </w:tr>
      <w:tr w:rsidR="00902C46" w:rsidRPr="00902C46" w14:paraId="5A8CD818"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F11CF"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Budget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B15A1"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Real-time budget updates, customizable categories, expenses tracking, visual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99CC1"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Automated estimated cost, customizable categories, expenses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F54BB"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Automated estimated cost, customizable categories, expenses tracking, track vendor payment, exportable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261BF"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Customizable categories, exportable report, expenses tracking, track vendor payment</w:t>
            </w:r>
          </w:p>
        </w:tc>
      </w:tr>
      <w:tr w:rsidR="00902C46" w:rsidRPr="00902C46" w14:paraId="54CB7CA1"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AE65C"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Real-Time Budget Updates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448DE"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(Update automatically when venue design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C2046"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(Required manually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EFD0A"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(Required manually 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E39C7"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(Required manually update)</w:t>
            </w:r>
          </w:p>
        </w:tc>
      </w:tr>
      <w:tr w:rsidR="00902C46" w:rsidRPr="00902C46" w14:paraId="44D12311"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917B7"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Task/Checklist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F782F"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(Customizable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27F77"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(Customizable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0AA49"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(Customizable task integrates with budget)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172E2"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(Customizable task)</w:t>
            </w:r>
          </w:p>
        </w:tc>
      </w:tr>
      <w:tr w:rsidR="00902C46" w:rsidRPr="00902C46" w14:paraId="343F6B19"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B0A49"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Multi-type Vendor Marketplace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65475"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(user reviews, filter options, direct messaging)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2E05A"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Only limited to venue vendors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599FD"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(user reviews, filter options, direct messaging)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148B7"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(user reviews, basic information)</w:t>
            </w:r>
          </w:p>
        </w:tc>
      </w:tr>
      <w:tr w:rsidR="00902C46" w:rsidRPr="00902C46" w14:paraId="525DC804"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C7705"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Integrated Messaging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EEBF6"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(Direct messaging channel)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EFAA3"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(Direct messaging channel)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1F084"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Yes (Direct messaging channel)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4E5B9" w14:textId="77777777" w:rsidR="00902C46" w:rsidRPr="00902C46" w:rsidRDefault="00902C46" w:rsidP="00902C46">
            <w:pPr>
              <w:rPr>
                <w:rFonts w:eastAsia="Times New Roman"/>
                <w:sz w:val="24"/>
                <w:szCs w:val="24"/>
                <w:lang w:val="en-US" w:eastAsia="zh-CN"/>
              </w:rPr>
            </w:pPr>
            <w:r w:rsidRPr="00902C46">
              <w:rPr>
                <w:rFonts w:ascii="Segoe UI Emoji" w:eastAsia="Times New Roman" w:hAnsi="Segoe UI Emoji" w:cs="Segoe UI Emoji"/>
                <w:color w:val="000000"/>
                <w:sz w:val="22"/>
                <w:szCs w:val="22"/>
                <w:lang w:val="en-US" w:eastAsia="zh-CN"/>
              </w:rPr>
              <w:t>❌</w:t>
            </w:r>
            <w:r w:rsidRPr="00902C46">
              <w:rPr>
                <w:rFonts w:eastAsia="Times New Roman"/>
                <w:color w:val="000000"/>
                <w:sz w:val="22"/>
                <w:szCs w:val="22"/>
                <w:lang w:val="en-US" w:eastAsia="zh-CN"/>
              </w:rPr>
              <w:t>Not Supported </w:t>
            </w:r>
          </w:p>
        </w:tc>
      </w:tr>
      <w:tr w:rsidR="00902C46" w:rsidRPr="00902C46" w14:paraId="52655602"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F2B2D"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lastRenderedPageBreak/>
              <w:t>Regional/Localization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84281"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Malaysia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C0ABC"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Worldwide (Except some countries, e.g. Malaysia)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86CC"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Americas, Europe, Oceania (Except some countries, e.g. Malaysia)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3F1F0"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Worldwide (Except some countries, e.g. Malaysia)</w:t>
            </w:r>
          </w:p>
        </w:tc>
      </w:tr>
      <w:tr w:rsidR="00902C46" w:rsidRPr="00902C46" w14:paraId="10159668"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1720E"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Target Audience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4912"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Engaged couples, wedding vendors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D040B"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Engaged couples, wedding vendors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0DEEE"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Engaged couples, wedding vendors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52E80"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Engaged couples, wedding vendors</w:t>
            </w:r>
          </w:p>
        </w:tc>
      </w:tr>
      <w:tr w:rsidR="00902C46" w:rsidRPr="00902C46" w14:paraId="507A82B2" w14:textId="77777777" w:rsidTr="00902C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C636" w14:textId="77777777" w:rsidR="00902C46" w:rsidRPr="00902C46" w:rsidRDefault="00902C46" w:rsidP="00902C46">
            <w:pPr>
              <w:jc w:val="center"/>
              <w:rPr>
                <w:rFonts w:eastAsia="Times New Roman"/>
                <w:sz w:val="24"/>
                <w:szCs w:val="24"/>
                <w:lang w:val="en-US" w:eastAsia="zh-CN"/>
              </w:rPr>
            </w:pPr>
            <w:r w:rsidRPr="00902C46">
              <w:rPr>
                <w:rFonts w:eastAsia="Times New Roman"/>
                <w:b/>
                <w:bCs/>
                <w:color w:val="000000"/>
                <w:sz w:val="22"/>
                <w:szCs w:val="22"/>
                <w:lang w:val="en-US" w:eastAsia="zh-CN"/>
              </w:rPr>
              <w:t>Unique Selling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BD977"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3D venue design with integrated budget tracking, multi-type vendor marketplace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26786"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Automated budget distribution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497D"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Seating chart builder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1F0A9" w14:textId="77777777" w:rsidR="00902C46" w:rsidRPr="00902C46" w:rsidRDefault="00902C46" w:rsidP="00902C46">
            <w:pPr>
              <w:rPr>
                <w:rFonts w:eastAsia="Times New Roman"/>
                <w:sz w:val="24"/>
                <w:szCs w:val="24"/>
                <w:lang w:val="en-US" w:eastAsia="zh-CN"/>
              </w:rPr>
            </w:pPr>
            <w:r w:rsidRPr="00902C46">
              <w:rPr>
                <w:rFonts w:eastAsia="Times New Roman"/>
                <w:color w:val="000000"/>
                <w:sz w:val="22"/>
                <w:szCs w:val="22"/>
                <w:lang w:val="en-US" w:eastAsia="zh-CN"/>
              </w:rPr>
              <w:t>Collaborative project</w:t>
            </w:r>
          </w:p>
        </w:tc>
      </w:tr>
    </w:tbl>
    <w:p w14:paraId="23252E5E" w14:textId="77777777" w:rsidR="00902C46" w:rsidRDefault="00E302A8">
      <w:pPr>
        <w:rPr>
          <w:highlight w:val="lightGray"/>
          <w:lang w:eastAsia="zh-CN"/>
        </w:rPr>
        <w:sectPr w:rsidR="00902C46" w:rsidSect="00FA2BCE">
          <w:pgSz w:w="16834" w:h="11909" w:orient="landscape" w:code="9"/>
          <w:pgMar w:top="1440" w:right="1440" w:bottom="1440" w:left="1440" w:header="720" w:footer="720" w:gutter="0"/>
          <w:cols w:space="720"/>
          <w:docGrid w:linePitch="272"/>
        </w:sectPr>
      </w:pPr>
      <w:r>
        <w:rPr>
          <w:highlight w:val="lightGray"/>
          <w:lang w:eastAsia="zh-CN"/>
        </w:rPr>
        <w:br w:type="page"/>
      </w:r>
    </w:p>
    <w:p w14:paraId="334061BE" w14:textId="1E4887A6" w:rsidR="003F5034" w:rsidRPr="003F5034" w:rsidRDefault="00E317FD" w:rsidP="00A95A1A">
      <w:pPr>
        <w:pStyle w:val="Heading3"/>
        <w:spacing w:before="0"/>
        <w:rPr>
          <w:lang w:eastAsia="zh-CN"/>
        </w:rPr>
      </w:pPr>
      <w:bookmarkStart w:id="8" w:name="_Toc202536496"/>
      <w:r w:rsidRPr="00E317FD">
        <w:rPr>
          <w:lang w:val="en-GB" w:eastAsia="zh-CN"/>
        </w:rPr>
        <w:lastRenderedPageBreak/>
        <w:t>Insight Gained</w:t>
      </w:r>
      <w:bookmarkEnd w:id="8"/>
    </w:p>
    <w:p w14:paraId="139468AE" w14:textId="77777777" w:rsidR="005C4070" w:rsidRDefault="005C4070" w:rsidP="005C4070">
      <w:pPr>
        <w:pStyle w:val="FYPNormal"/>
      </w:pPr>
      <w:r w:rsidRPr="005C4070">
        <w:t xml:space="preserve">A comprehensive comparative analysis of existing wedding planning platforms reveals several key insights, illuminating </w:t>
      </w:r>
      <w:r w:rsidRPr="005C4070">
        <w:rPr>
          <w:b/>
          <w:bCs/>
        </w:rPr>
        <w:t>Weddding’s</w:t>
      </w:r>
      <w:r w:rsidRPr="005C4070">
        <w:t xml:space="preserve"> strategic advantages and guiding its feature prioritization and market positioning.</w:t>
      </w:r>
    </w:p>
    <w:p w14:paraId="68E69A75" w14:textId="77777777" w:rsidR="005C4070" w:rsidRPr="005C4070" w:rsidRDefault="005C4070" w:rsidP="005C4070">
      <w:pPr>
        <w:pStyle w:val="FYPNormal"/>
        <w:numPr>
          <w:ilvl w:val="0"/>
          <w:numId w:val="46"/>
        </w:numPr>
        <w:rPr>
          <w:b/>
          <w:bCs/>
        </w:rPr>
      </w:pPr>
      <w:r w:rsidRPr="005C4070">
        <w:rPr>
          <w:b/>
          <w:bCs/>
        </w:rPr>
        <w:t>Vital Planning Foundations</w:t>
      </w:r>
    </w:p>
    <w:p w14:paraId="7B5B14D0" w14:textId="77777777" w:rsidR="005C4070" w:rsidRDefault="005C4070" w:rsidP="005C4070">
      <w:pPr>
        <w:pStyle w:val="FYPNormal"/>
        <w:ind w:left="720"/>
      </w:pPr>
      <w:r>
        <w:t xml:space="preserve">All of the competitors involved in this comparison provide robust task/checklist management and budgeting tools. This widespread availability underscores that robust task/checklist management and budgeting tools are now baseline expectations in the market, serving as vital foundations for keeping couples organized and in control of their wedding preparations. Therefore, dynamic budgeting tools and a robust, user-friendly checklist management system are the baseline expectations in competing with other competitors in the market. However, while competitors offer tracking, they often rely on manual updates, which can be prone to human error and provide a delayed financial overview, </w:t>
      </w:r>
      <w:r w:rsidRPr="0068538E">
        <w:rPr>
          <w:b/>
          <w:bCs/>
        </w:rPr>
        <w:t>Weddding</w:t>
      </w:r>
      <w:r>
        <w:t xml:space="preserve"> standout by offering real-time budget updates in the budget management system where the cost of the wedding will be automatically updated and compared with budget set when couples try on different designs to their wedding venue. This feature eliminates the need of manually updating the cost of the wedding which enhances the effectiveness of budget tracking and minimizes the chances of over budget. Hence, more wise and informed decisions can be made when the couples are selecting vendors or designing the venue.</w:t>
      </w:r>
    </w:p>
    <w:p w14:paraId="275DAA24" w14:textId="26CD954A" w:rsidR="005C4070" w:rsidRPr="005C4070" w:rsidRDefault="005C4070" w:rsidP="005C4070">
      <w:pPr>
        <w:pStyle w:val="FYPNormal"/>
        <w:numPr>
          <w:ilvl w:val="0"/>
          <w:numId w:val="46"/>
        </w:numPr>
      </w:pPr>
      <w:r w:rsidRPr="005C4070">
        <w:rPr>
          <w:b/>
          <w:bCs/>
        </w:rPr>
        <w:t>Comprehensive Vendor Marketplace and Management</w:t>
      </w:r>
    </w:p>
    <w:p w14:paraId="4F52E69A" w14:textId="100C84A6" w:rsidR="005C4070" w:rsidRDefault="005C4070" w:rsidP="005C4070">
      <w:pPr>
        <w:pStyle w:val="FYPNormal"/>
        <w:ind w:left="720"/>
      </w:pPr>
      <w:r w:rsidRPr="005C4070">
        <w:t xml:space="preserve">From the information of the comparison, the majority of the platforms provide wedding-related vendor marketplace including </w:t>
      </w:r>
      <w:r w:rsidRPr="005C4070">
        <w:rPr>
          <w:b/>
          <w:bCs/>
        </w:rPr>
        <w:t>Weddding</w:t>
      </w:r>
      <w:r w:rsidRPr="005C4070">
        <w:t xml:space="preserve">. Among the platforms, only Bridebook offers venue vendors only on its platform which is insufficient for couples during the wedding planning process as a wedding includes multiple vendors such as catering, entertainment, as well as decorations. Besides, the comparison showed only Online Wedding Planning Assistant did not provide an integrated messaging system, leading to fragmented communication between vendors and couples which resulted in wasted time, potential miscommunications, and increased stress for both parties. In contrast, </w:t>
      </w:r>
      <w:r w:rsidRPr="005C4070">
        <w:rPr>
          <w:b/>
          <w:bCs/>
        </w:rPr>
        <w:t>Weddding</w:t>
      </w:r>
      <w:r w:rsidRPr="005C4070">
        <w:t xml:space="preserve"> possess a strong advantage in this sector as it allow</w:t>
      </w:r>
      <w:r>
        <w:t>s</w:t>
      </w:r>
      <w:r w:rsidRPr="005C4070">
        <w:t xml:space="preserve"> a diverse range of wedding-related vendors to register their business on the platform, and couples and vendors are able to communicate with each other through the built-in messaging channel. This feature enables couples to make informed decisions after obtaining the detailed information from the vendors as well as comparing the prices from different vendors. Additionally, with this feature, the vendor selection process will be simplified as vendors are gathered on a single platform and couples are able to search and filter to find their desired vendors.</w:t>
      </w:r>
    </w:p>
    <w:p w14:paraId="0C70E5EB" w14:textId="77777777" w:rsidR="005C4070" w:rsidRDefault="005C4070" w:rsidP="005C4070">
      <w:pPr>
        <w:pStyle w:val="FYPNormal"/>
        <w:ind w:left="720"/>
      </w:pPr>
    </w:p>
    <w:p w14:paraId="4AE8E380" w14:textId="77777777" w:rsidR="00A95A1A" w:rsidRPr="005C4070" w:rsidRDefault="00A95A1A" w:rsidP="005C4070">
      <w:pPr>
        <w:pStyle w:val="FYPNormal"/>
        <w:ind w:left="720"/>
      </w:pPr>
    </w:p>
    <w:p w14:paraId="3855A789" w14:textId="249F4042" w:rsidR="005C4070" w:rsidRPr="005C4070" w:rsidRDefault="005C4070" w:rsidP="005C4070">
      <w:pPr>
        <w:pStyle w:val="FYPNormal"/>
        <w:numPr>
          <w:ilvl w:val="0"/>
          <w:numId w:val="46"/>
        </w:numPr>
      </w:pPr>
      <w:r w:rsidRPr="005C4070">
        <w:rPr>
          <w:b/>
          <w:bCs/>
        </w:rPr>
        <w:lastRenderedPageBreak/>
        <w:t>Differentiation Through 3D Visualization</w:t>
      </w:r>
    </w:p>
    <w:p w14:paraId="07FC7DA1" w14:textId="7ED63283" w:rsidR="005C4070" w:rsidRDefault="005C4070" w:rsidP="0042221A">
      <w:pPr>
        <w:pStyle w:val="FYPNormal"/>
        <w:ind w:left="720"/>
      </w:pPr>
      <w:r w:rsidRPr="005C4070">
        <w:t xml:space="preserve">Notably, none of the competitors in the comparison provide immersive 3D venue design, instead, they only offer 2D floor drawings and seating charts. While 2D tools provide a basic spatial perspective effectively, they fall short in completely depicting depth, decor arrangement, or the emotional atmosphere of a wedding setup. This finding identified a critical gap between </w:t>
      </w:r>
      <w:r w:rsidRPr="0068538E">
        <w:rPr>
          <w:b/>
          <w:bCs/>
        </w:rPr>
        <w:t>Weddding</w:t>
      </w:r>
      <w:r w:rsidRPr="005C4070">
        <w:t xml:space="preserve"> and its competitors which is the lack of sophisticated visual planning capabilities. Competitors such as WeddingWire and Online Wedding Planning Assistant only provide basic venue planning tools such as floor plan and seating chart tool, while </w:t>
      </w:r>
      <w:r w:rsidRPr="0068538E">
        <w:rPr>
          <w:b/>
          <w:bCs/>
        </w:rPr>
        <w:t>Weddding</w:t>
      </w:r>
      <w:r w:rsidRPr="005C4070">
        <w:t xml:space="preserve"> offers 3D </w:t>
      </w:r>
      <w:proofErr w:type="spellStart"/>
      <w:r w:rsidRPr="005C4070">
        <w:t>modeling</w:t>
      </w:r>
      <w:proofErr w:type="spellEnd"/>
      <w:r w:rsidRPr="005C4070">
        <w:t xml:space="preserve"> tool that enables couples to visualize and customize their event space with unprecedented realism, which addresses the limitations of 2D design tools. The 3D venue design tool is a cutting-edge feature as none of the other competitors provides this service which position </w:t>
      </w:r>
      <w:r w:rsidRPr="0068538E">
        <w:rPr>
          <w:b/>
          <w:bCs/>
        </w:rPr>
        <w:t>Weddding</w:t>
      </w:r>
      <w:r w:rsidRPr="005C4070">
        <w:t xml:space="preserve"> as a next-generation wedding planning solution that offers a</w:t>
      </w:r>
      <w:r w:rsidR="0068538E">
        <w:t>n</w:t>
      </w:r>
      <w:r w:rsidRPr="005C4070">
        <w:t xml:space="preserve"> immersive and enjoying experience.</w:t>
      </w:r>
    </w:p>
    <w:p w14:paraId="7A04DF99" w14:textId="0BF62165" w:rsidR="005C4070" w:rsidRDefault="005C4070" w:rsidP="005C4070">
      <w:pPr>
        <w:pStyle w:val="FYPNormal"/>
      </w:pPr>
      <w:r w:rsidRPr="005C4070">
        <w:t xml:space="preserve">In a nutshell, while existing solutions lay a foundational groundwork for wedding planning, </w:t>
      </w:r>
      <w:r w:rsidRPr="0068538E">
        <w:rPr>
          <w:b/>
          <w:bCs/>
        </w:rPr>
        <w:t>Weddding</w:t>
      </w:r>
      <w:r w:rsidRPr="005C4070">
        <w:t xml:space="preserve"> is strategically positioned to elevate the experience through its innovative features. By addressing critical gaps in real-time financial oversight, integrated vendor management, and particularly immersive 3D visualization, </w:t>
      </w:r>
      <w:r w:rsidRPr="0068538E">
        <w:rPr>
          <w:b/>
          <w:bCs/>
        </w:rPr>
        <w:t>Weddding</w:t>
      </w:r>
      <w:r w:rsidRPr="005C4070">
        <w:t xml:space="preserve"> offers a distinct and superior value proposition, establishing itself as a comprehensive, modern, and unparalleled tool for contemporary wedding planning.</w:t>
      </w:r>
    </w:p>
    <w:p w14:paraId="4FB366C5" w14:textId="68AEB4A1" w:rsidR="005C4070" w:rsidRDefault="005C4070" w:rsidP="005C4070">
      <w:pPr>
        <w:pStyle w:val="FYPNormal"/>
        <w:rPr>
          <w:rFonts w:ascii="Arial" w:hAnsi="Arial"/>
          <w:b/>
          <w:sz w:val="28"/>
          <w:szCs w:val="28"/>
        </w:rPr>
      </w:pPr>
      <w:r>
        <w:br w:type="page"/>
      </w:r>
    </w:p>
    <w:p w14:paraId="3C69A6C8" w14:textId="48AF5B98" w:rsidR="0002224E" w:rsidRDefault="005C4070" w:rsidP="00B07D4B">
      <w:pPr>
        <w:pStyle w:val="Heading2"/>
      </w:pPr>
      <w:bookmarkStart w:id="9" w:name="_Toc202536497"/>
      <w:r>
        <w:lastRenderedPageBreak/>
        <w:t>Frontend Framework</w:t>
      </w:r>
      <w:bookmarkEnd w:id="9"/>
    </w:p>
    <w:p w14:paraId="384C1470" w14:textId="1BF6F658" w:rsidR="005C4070" w:rsidRDefault="005C4070" w:rsidP="005C4070">
      <w:pPr>
        <w:pStyle w:val="FYPNormal"/>
      </w:pPr>
      <w:r>
        <w:t xml:space="preserve">Frontend is everything that a user interacts with a software program, system, or website. From a user perspective, frontend is known as the user interface while frontend is the interface design and the programming that makes the interface functional from a developer standpoint. </w:t>
      </w:r>
      <w:sdt>
        <w:sdtPr>
          <w:id w:val="-183517533"/>
          <w:citation/>
        </w:sdtPr>
        <w:sdtContent>
          <w:r>
            <w:fldChar w:fldCharType="begin"/>
          </w:r>
          <w:r>
            <w:rPr>
              <w:lang w:val="en-US"/>
            </w:rPr>
            <w:instrText xml:space="preserve"> CITATION Per20 \l 1033 </w:instrText>
          </w:r>
          <w:r>
            <w:fldChar w:fldCharType="separate"/>
          </w:r>
          <w:r w:rsidRPr="005C4070">
            <w:rPr>
              <w:noProof/>
              <w:lang w:val="en-US"/>
            </w:rPr>
            <w:t>(Christensson, 2020)</w:t>
          </w:r>
          <w:r>
            <w:fldChar w:fldCharType="end"/>
          </w:r>
        </w:sdtContent>
      </w:sdt>
      <w:r>
        <w:t xml:space="preserve"> To develop the frontend, markup languages such as HTML, CSS, and JavaScript, and other tools would be used. In the frontend development, it consists of the development of buttons, texts, alignments, etc which will be used or interacted by the user. In other words, frontend is everything that users see and interact with in their web browsers. </w:t>
      </w:r>
    </w:p>
    <w:p w14:paraId="59B8DD62" w14:textId="77777777" w:rsidR="005C4070" w:rsidRDefault="005C4070" w:rsidP="005C4070">
      <w:pPr>
        <w:pStyle w:val="FYPNormal"/>
      </w:pPr>
    </w:p>
    <w:p w14:paraId="2411EA7F" w14:textId="5A3BCBA6" w:rsidR="005C4070" w:rsidRDefault="005C4070" w:rsidP="005C4070">
      <w:pPr>
        <w:pStyle w:val="FYPNormal"/>
      </w:pPr>
      <w:r>
        <w:t xml:space="preserve">In modern technical environments, frontend frameworks are vital in web development as they are used to help developers to create efficient, visually appealing websites and web applications. Frontend framework is a collection of tools, pre-built components, and code templates that are designed to aid developers to create the interface of a website or web application. Besides, frontend frameworks simplify the development, maintenance and updates by organizing the structure of a website. </w:t>
      </w:r>
      <w:sdt>
        <w:sdtPr>
          <w:id w:val="2122873425"/>
          <w:citation/>
        </w:sdtPr>
        <w:sdtContent>
          <w:r>
            <w:fldChar w:fldCharType="begin"/>
          </w:r>
          <w:r>
            <w:rPr>
              <w:lang w:val="en-US"/>
            </w:rPr>
            <w:instrText xml:space="preserve"> CITATION Gee \l 1033 </w:instrText>
          </w:r>
          <w:r>
            <w:fldChar w:fldCharType="separate"/>
          </w:r>
          <w:r w:rsidRPr="005C4070">
            <w:rPr>
              <w:noProof/>
              <w:lang w:val="en-US"/>
            </w:rPr>
            <w:t>(GeeksforGeeks, 2024)</w:t>
          </w:r>
          <w:r>
            <w:fldChar w:fldCharType="end"/>
          </w:r>
        </w:sdtContent>
      </w:sdt>
    </w:p>
    <w:p w14:paraId="5E5DC135" w14:textId="77777777" w:rsidR="005C4070" w:rsidRDefault="005C4070" w:rsidP="005C4070">
      <w:pPr>
        <w:pStyle w:val="FYPNormal"/>
      </w:pPr>
    </w:p>
    <w:p w14:paraId="4DC9FB80" w14:textId="210B4BC6" w:rsidR="005C4070" w:rsidRDefault="005C4070" w:rsidP="005C4070">
      <w:pPr>
        <w:pStyle w:val="FYPNormal"/>
      </w:pPr>
      <w:r>
        <w:t xml:space="preserve">Frontend development is crucial for </w:t>
      </w:r>
      <w:r w:rsidRPr="0068538E">
        <w:rPr>
          <w:b/>
          <w:bCs/>
        </w:rPr>
        <w:t>Weddding</w:t>
      </w:r>
      <w:r>
        <w:t xml:space="preserve"> as it directly delivers the core user experience, especially through the interactive 3D venue design, real-time budget updates, and seamless vendor communication. A well-designed frontend provides intuitiveness, responsiveness, and visual appeal, which are critical for engaging users in a complicated planning process. According to </w:t>
      </w:r>
      <w:proofErr w:type="gramStart"/>
      <w:r>
        <w:t>a research</w:t>
      </w:r>
      <w:proofErr w:type="gramEnd"/>
      <w:r>
        <w:t xml:space="preserve"> by Google, it stated that users tend to abandon apps with unappealing or inconsistent design elements. </w:t>
      </w:r>
      <w:sdt>
        <w:sdtPr>
          <w:id w:val="-25874163"/>
          <w:citation/>
        </w:sdtPr>
        <w:sdtContent>
          <w:r w:rsidR="0019544D">
            <w:fldChar w:fldCharType="begin"/>
          </w:r>
          <w:r w:rsidR="0019544D">
            <w:rPr>
              <w:lang w:val="en-US"/>
            </w:rPr>
            <w:instrText xml:space="preserve"> CITATION Aad25 \l 1033 </w:instrText>
          </w:r>
          <w:r w:rsidR="0019544D">
            <w:fldChar w:fldCharType="separate"/>
          </w:r>
          <w:r w:rsidR="0019544D" w:rsidRPr="0019544D">
            <w:rPr>
              <w:noProof/>
              <w:lang w:val="en-US"/>
            </w:rPr>
            <w:t>(Majumder, 2025)</w:t>
          </w:r>
          <w:r w:rsidR="0019544D">
            <w:fldChar w:fldCharType="end"/>
          </w:r>
        </w:sdtContent>
      </w:sdt>
      <w:r w:rsidR="0019544D">
        <w:t xml:space="preserve"> </w:t>
      </w:r>
      <w:r>
        <w:t xml:space="preserve">Additionally, a web application can be developed as a </w:t>
      </w:r>
      <w:proofErr w:type="spellStart"/>
      <w:r>
        <w:t>multi page</w:t>
      </w:r>
      <w:proofErr w:type="spellEnd"/>
      <w:r>
        <w:t xml:space="preserve"> application (MPA) or a single page application (SPA). MPA are websites that work in a traditional way where each page of a website is a separated file, and when users access these websites, they have to load new pages from the server. </w:t>
      </w:r>
      <w:sdt>
        <w:sdtPr>
          <w:id w:val="1572233503"/>
          <w:citation/>
        </w:sdtPr>
        <w:sdtContent>
          <w:r w:rsidR="0019544D">
            <w:fldChar w:fldCharType="begin"/>
          </w:r>
          <w:r w:rsidR="0019544D">
            <w:rPr>
              <w:lang w:val="en-US"/>
            </w:rPr>
            <w:instrText xml:space="preserve"> CITATION Jul24 \l 1033 </w:instrText>
          </w:r>
          <w:r w:rsidR="0019544D">
            <w:fldChar w:fldCharType="separate"/>
          </w:r>
          <w:r w:rsidR="0019544D" w:rsidRPr="0019544D">
            <w:rPr>
              <w:noProof/>
              <w:lang w:val="en-US"/>
            </w:rPr>
            <w:t>(Neagu, 2024)</w:t>
          </w:r>
          <w:r w:rsidR="0019544D">
            <w:fldChar w:fldCharType="end"/>
          </w:r>
        </w:sdtContent>
      </w:sdt>
      <w:r>
        <w:t xml:space="preserve"> On the other hand, SPA loads everything at once. Instead of refreshing the entire page, they just update particular sections, providing a more seamless and engaging user experience. </w:t>
      </w:r>
      <w:sdt>
        <w:sdtPr>
          <w:id w:val="-89315866"/>
          <w:citation/>
        </w:sdtPr>
        <w:sdtContent>
          <w:r w:rsidR="0019544D">
            <w:fldChar w:fldCharType="begin"/>
          </w:r>
          <w:r w:rsidR="0019544D">
            <w:rPr>
              <w:lang w:val="en-US"/>
            </w:rPr>
            <w:instrText xml:space="preserve"> CITATION Jul24 \l 1033 </w:instrText>
          </w:r>
          <w:r w:rsidR="0019544D">
            <w:fldChar w:fldCharType="separate"/>
          </w:r>
          <w:r w:rsidR="0019544D" w:rsidRPr="0019544D">
            <w:rPr>
              <w:noProof/>
              <w:lang w:val="en-US"/>
            </w:rPr>
            <w:t>(Neagu, 2024)</w:t>
          </w:r>
          <w:r w:rsidR="0019544D">
            <w:fldChar w:fldCharType="end"/>
          </w:r>
        </w:sdtContent>
      </w:sdt>
      <w:r>
        <w:t xml:space="preserve"> In this project, </w:t>
      </w:r>
      <w:r w:rsidRPr="0068538E">
        <w:rPr>
          <w:b/>
          <w:bCs/>
        </w:rPr>
        <w:t>Weddding</w:t>
      </w:r>
      <w:r>
        <w:t xml:space="preserve"> will be a SPA due to the characteristics of loading or updating a particular part of the website without reloading the whole page, which is important for the majority of the unique features of </w:t>
      </w:r>
      <w:r w:rsidRPr="0068538E">
        <w:rPr>
          <w:b/>
          <w:bCs/>
        </w:rPr>
        <w:t>Weddding</w:t>
      </w:r>
      <w:r>
        <w:t xml:space="preserve"> such as 3D venue design and real-time budget tracking.</w:t>
      </w:r>
    </w:p>
    <w:p w14:paraId="58C230E5" w14:textId="77777777" w:rsidR="005C4070" w:rsidRDefault="005C4070" w:rsidP="005C4070">
      <w:pPr>
        <w:pStyle w:val="FYPNormal"/>
      </w:pPr>
    </w:p>
    <w:p w14:paraId="2D87A3D7" w14:textId="2CDAA167" w:rsidR="005C4070" w:rsidRPr="005C4070" w:rsidRDefault="005C4070" w:rsidP="005C4070">
      <w:pPr>
        <w:pStyle w:val="FYPNormal"/>
      </w:pPr>
      <w:r>
        <w:t xml:space="preserve">Therefore, in order to select the appropriate frontend framework that simplifies development of visual appearance and is suitable to integrate with the 3D venue design feature, a comprehensive research and comparison is carried out to identify the most suitable frontend framework. The candidates of frontend framework for </w:t>
      </w:r>
      <w:r w:rsidRPr="0068538E">
        <w:rPr>
          <w:b/>
          <w:bCs/>
        </w:rPr>
        <w:t>Weddding</w:t>
      </w:r>
      <w:r>
        <w:t xml:space="preserve"> includes React.js, Vue.js, and Angular, where each of them </w:t>
      </w:r>
      <w:proofErr w:type="gramStart"/>
      <w:r>
        <w:t>possess</w:t>
      </w:r>
      <w:proofErr w:type="gramEnd"/>
      <w:r>
        <w:t xml:space="preserve"> different balance of flexibility, structure, performance, and ecosystem support.</w:t>
      </w:r>
    </w:p>
    <w:p w14:paraId="742E7927" w14:textId="77777777" w:rsidR="005C4070" w:rsidRDefault="005C4070">
      <w:pPr>
        <w:rPr>
          <w:rFonts w:ascii="Arial" w:hAnsi="Arial"/>
          <w:b/>
          <w:sz w:val="24"/>
          <w:szCs w:val="28"/>
        </w:rPr>
      </w:pPr>
      <w:r>
        <w:br w:type="page"/>
      </w:r>
    </w:p>
    <w:p w14:paraId="3C3016AE" w14:textId="14237CE8" w:rsidR="004353B9" w:rsidRPr="00B07D4B" w:rsidRDefault="00AC14C2" w:rsidP="004353B9">
      <w:pPr>
        <w:pStyle w:val="Heading3"/>
      </w:pPr>
      <w:bookmarkStart w:id="10" w:name="_Toc202536498"/>
      <w:r>
        <w:lastRenderedPageBreak/>
        <w:t xml:space="preserve">Frontend </w:t>
      </w:r>
      <w:r w:rsidR="0019544D">
        <w:t>Framework</w:t>
      </w:r>
      <w:bookmarkEnd w:id="10"/>
      <w:r w:rsidR="00790724">
        <w:t xml:space="preserve"> Options</w:t>
      </w:r>
    </w:p>
    <w:p w14:paraId="46EE346D" w14:textId="77777777" w:rsidR="0019544D" w:rsidRPr="0019544D" w:rsidRDefault="0019544D" w:rsidP="0019544D">
      <w:pPr>
        <w:pStyle w:val="FYPNormal"/>
        <w:rPr>
          <w:b/>
          <w:bCs/>
          <w:lang w:val="en-MY"/>
        </w:rPr>
      </w:pPr>
      <w:r w:rsidRPr="0019544D">
        <w:rPr>
          <w:b/>
          <w:bCs/>
          <w:lang w:val="en-MY"/>
        </w:rPr>
        <w:t xml:space="preserve">React.js </w:t>
      </w:r>
    </w:p>
    <w:p w14:paraId="087572F0" w14:textId="5101C93D" w:rsidR="0019544D" w:rsidRDefault="0019544D" w:rsidP="0019544D">
      <w:pPr>
        <w:pStyle w:val="FYPNormal"/>
      </w:pPr>
      <w:r>
        <w:t xml:space="preserve">React.js is a JavaScript library developed by Facebook for rendering user interfaces particularly for single page applications </w:t>
      </w:r>
      <w:sdt>
        <w:sdtPr>
          <w:id w:val="282236145"/>
          <w:citation/>
        </w:sdtPr>
        <w:sdtContent>
          <w:r>
            <w:fldChar w:fldCharType="begin"/>
          </w:r>
          <w:r>
            <w:rPr>
              <w:lang w:val="en-US"/>
            </w:rPr>
            <w:instrText xml:space="preserve"> CITATION Gee24M \l 1033 </w:instrText>
          </w:r>
          <w:r>
            <w:fldChar w:fldCharType="separate"/>
          </w:r>
          <w:r w:rsidRPr="0019544D">
            <w:rPr>
              <w:noProof/>
              <w:lang w:val="en-US"/>
            </w:rPr>
            <w:t>(GeeksforGeeks, 2024)</w:t>
          </w:r>
          <w:r>
            <w:fldChar w:fldCharType="end"/>
          </w:r>
        </w:sdtContent>
      </w:sdt>
      <w:r>
        <w:t xml:space="preserve"> through the component-based architecture. In React, UI is developed from small units such as buttons, text, and images. Thanks to the component-based architecture, the small units can be combined into reusable or nestable components. </w:t>
      </w:r>
      <w:sdt>
        <w:sdtPr>
          <w:id w:val="525519392"/>
          <w:citation/>
        </w:sdtPr>
        <w:sdtContent>
          <w:r>
            <w:fldChar w:fldCharType="begin"/>
          </w:r>
          <w:r>
            <w:rPr>
              <w:lang w:val="en-US"/>
            </w:rPr>
            <w:instrText xml:space="preserve"> CITATION Rea \l 1033 </w:instrText>
          </w:r>
          <w:r>
            <w:fldChar w:fldCharType="separate"/>
          </w:r>
          <w:r w:rsidRPr="0019544D">
            <w:rPr>
              <w:noProof/>
              <w:lang w:val="en-US"/>
            </w:rPr>
            <w:t>(React, n.d.)</w:t>
          </w:r>
          <w:r>
            <w:fldChar w:fldCharType="end"/>
          </w:r>
        </w:sdtContent>
      </w:sdt>
      <w:r>
        <w:t xml:space="preserve"> Another shining point of React is the use of Virtual Document Object Model (DOM) to optimize UI rendering. Instead of updating the entire real DOM directly, React creates a lightweight copy of the DOM in memory. If an event triggers a change in the application’s state, React first updates the virtual DOM with the new content. Then compares it with the previous virtual DOM version to identify any changes. If changes are detected, only the changed part is updated in the actual DOM, hence performance is improved as the selective update is faster than re-rendering the entire page. </w:t>
      </w:r>
      <w:sdt>
        <w:sdtPr>
          <w:id w:val="1538934982"/>
          <w:citation/>
        </w:sdtPr>
        <w:sdtContent>
          <w:r w:rsidR="00954EB3">
            <w:fldChar w:fldCharType="begin"/>
          </w:r>
          <w:r w:rsidR="00954EB3">
            <w:rPr>
              <w:lang w:val="en-US"/>
            </w:rPr>
            <w:instrText xml:space="preserve"> CITATION Rea23 \l 1033 </w:instrText>
          </w:r>
          <w:r w:rsidR="00954EB3">
            <w:fldChar w:fldCharType="separate"/>
          </w:r>
          <w:r w:rsidR="00954EB3" w:rsidRPr="00954EB3">
            <w:rPr>
              <w:noProof/>
              <w:lang w:val="en-US"/>
            </w:rPr>
            <w:t>(React Master, 2023)</w:t>
          </w:r>
          <w:r w:rsidR="00954EB3">
            <w:fldChar w:fldCharType="end"/>
          </w:r>
        </w:sdtContent>
      </w:sdt>
      <w:r>
        <w:t xml:space="preserve"> Since React is just a library that allows components to be placed together, it does not prescribe how to perform routing and data fetching. </w:t>
      </w:r>
      <w:sdt>
        <w:sdtPr>
          <w:id w:val="2133047341"/>
          <w:citation/>
        </w:sdtPr>
        <w:sdtContent>
          <w:r w:rsidR="00954EB3">
            <w:fldChar w:fldCharType="begin"/>
          </w:r>
          <w:r w:rsidR="00954EB3">
            <w:rPr>
              <w:lang w:val="en-US"/>
            </w:rPr>
            <w:instrText xml:space="preserve"> CITATION Rea1 \l 1033 </w:instrText>
          </w:r>
          <w:r w:rsidR="00954EB3">
            <w:fldChar w:fldCharType="separate"/>
          </w:r>
          <w:r w:rsidR="00954EB3" w:rsidRPr="00954EB3">
            <w:rPr>
              <w:noProof/>
              <w:lang w:val="en-US"/>
            </w:rPr>
            <w:t>(React, n.d.)</w:t>
          </w:r>
          <w:r w:rsidR="00954EB3">
            <w:fldChar w:fldCharType="end"/>
          </w:r>
        </w:sdtContent>
      </w:sdt>
      <w:r w:rsidR="00954EB3">
        <w:t xml:space="preserve"> </w:t>
      </w:r>
      <w:r>
        <w:t>However, React has an ecosystem that encompasses a vast collection of third-party libraries, extensions, and tools designed to operate seamlessly with React. For instance, there are libraries such as Redux for state management, React Router for routing, and React Three Fiber for integrating Three.js. These characteristics make React as a tool that enhance modularity, maintainability, and efficiency of the frontend development.</w:t>
      </w:r>
    </w:p>
    <w:p w14:paraId="1CC70E26" w14:textId="77777777" w:rsidR="0019544D" w:rsidRDefault="0019544D" w:rsidP="0019544D">
      <w:pPr>
        <w:pStyle w:val="FYPNormal"/>
      </w:pPr>
    </w:p>
    <w:p w14:paraId="1B767AAF" w14:textId="47EE9C67" w:rsidR="0019544D" w:rsidRPr="0019544D" w:rsidRDefault="0019544D" w:rsidP="0019544D">
      <w:pPr>
        <w:pStyle w:val="FYPNormal"/>
        <w:rPr>
          <w:b/>
          <w:bCs/>
        </w:rPr>
      </w:pPr>
      <w:r w:rsidRPr="0019544D">
        <w:rPr>
          <w:b/>
          <w:bCs/>
        </w:rPr>
        <w:t xml:space="preserve">Vue.js </w:t>
      </w:r>
    </w:p>
    <w:p w14:paraId="2B4D4BDD" w14:textId="23A65431" w:rsidR="0019544D" w:rsidRDefault="0019544D" w:rsidP="0019544D">
      <w:pPr>
        <w:pStyle w:val="FYPNormal"/>
      </w:pPr>
      <w:r>
        <w:t xml:space="preserve">Vue.js or also known as Vue is an open-source, progressive JavaScript framework developed by Evan You for building interactive user interfaces of websites or single-page applications. </w:t>
      </w:r>
      <w:sdt>
        <w:sdtPr>
          <w:id w:val="-139655854"/>
          <w:citation/>
        </w:sdtPr>
        <w:sdtContent>
          <w:r w:rsidR="00954EB3">
            <w:fldChar w:fldCharType="begin"/>
          </w:r>
          <w:r w:rsidR="00954EB3">
            <w:rPr>
              <w:lang w:val="en-US"/>
            </w:rPr>
            <w:instrText xml:space="preserve"> CITATION Ant25 \l 1033 </w:instrText>
          </w:r>
          <w:r w:rsidR="00954EB3">
            <w:fldChar w:fldCharType="separate"/>
          </w:r>
          <w:r w:rsidR="00954EB3" w:rsidRPr="00954EB3">
            <w:rPr>
              <w:noProof/>
              <w:lang w:val="en-US"/>
            </w:rPr>
            <w:t>(Corbo, 2025)</w:t>
          </w:r>
          <w:r w:rsidR="00954EB3">
            <w:fldChar w:fldCharType="end"/>
          </w:r>
        </w:sdtContent>
      </w:sdt>
      <w:r>
        <w:t xml:space="preserve"> Similar to React, Vue also adopted the component-based architecture as well as the use of Virtual DOM, but Vue has its built-in state management and also router which React did not consist of. Another difference between Vue and React is that the Virtual DOM used by Vue is lighter than the one used by React where Vue has outperformed Angular and React when manipulating the rows and columns of tables in third-party simulations. Besides, there are several core features of Vue which include data binding, reactivity and declarative rendering. Data binding is a feature that allows developers to manipulate or assign values to HTML attributes, change styles, assign classes and more dynamically in a browser. </w:t>
      </w:r>
      <w:sdt>
        <w:sdtPr>
          <w:id w:val="1763559357"/>
          <w:citation/>
        </w:sdtPr>
        <w:sdtContent>
          <w:r w:rsidR="00954EB3">
            <w:fldChar w:fldCharType="begin"/>
          </w:r>
          <w:r w:rsidR="00954EB3">
            <w:rPr>
              <w:lang w:val="en-US"/>
            </w:rPr>
            <w:instrText xml:space="preserve"> CITATION San24 \l 1033 </w:instrText>
          </w:r>
          <w:r w:rsidR="00954EB3">
            <w:fldChar w:fldCharType="separate"/>
          </w:r>
          <w:r w:rsidR="00954EB3" w:rsidRPr="00954EB3">
            <w:rPr>
              <w:noProof/>
              <w:lang w:val="en-US"/>
            </w:rPr>
            <w:t>(Sanity, 2024)</w:t>
          </w:r>
          <w:r w:rsidR="00954EB3">
            <w:fldChar w:fldCharType="end"/>
          </w:r>
        </w:sdtContent>
      </w:sdt>
      <w:r w:rsidR="00954EB3">
        <w:t xml:space="preserve"> </w:t>
      </w:r>
      <w:r>
        <w:t xml:space="preserve">On the other hand, reactivity refers to the ability to automatically track JavaScript state changes and effectively update the DOM when changes are made. </w:t>
      </w:r>
      <w:sdt>
        <w:sdtPr>
          <w:id w:val="1412896668"/>
          <w:citation/>
        </w:sdtPr>
        <w:sdtContent>
          <w:r w:rsidR="00954EB3">
            <w:fldChar w:fldCharType="begin"/>
          </w:r>
          <w:r w:rsidR="00954EB3">
            <w:rPr>
              <w:lang w:val="en-US"/>
            </w:rPr>
            <w:instrText xml:space="preserve"> CITATION Vue25 \l 1033 </w:instrText>
          </w:r>
          <w:r w:rsidR="00954EB3">
            <w:fldChar w:fldCharType="separate"/>
          </w:r>
          <w:r w:rsidR="00954EB3" w:rsidRPr="00954EB3">
            <w:rPr>
              <w:noProof/>
              <w:lang w:val="en-US"/>
            </w:rPr>
            <w:t>(Vue, 2025)</w:t>
          </w:r>
          <w:r w:rsidR="00954EB3">
            <w:fldChar w:fldCharType="end"/>
          </w:r>
        </w:sdtContent>
      </w:sdt>
      <w:r w:rsidR="00954EB3">
        <w:t xml:space="preserve"> </w:t>
      </w:r>
      <w:r>
        <w:t xml:space="preserve">Last but not least, declarative rendering is a feature that allows developers to declaratively describe HTML output based on JavaScript state. </w:t>
      </w:r>
      <w:sdt>
        <w:sdtPr>
          <w:id w:val="-471521737"/>
          <w:citation/>
        </w:sdtPr>
        <w:sdtContent>
          <w:r w:rsidR="00954EB3">
            <w:fldChar w:fldCharType="begin"/>
          </w:r>
          <w:r w:rsidR="00954EB3">
            <w:rPr>
              <w:lang w:val="en-US"/>
            </w:rPr>
            <w:instrText xml:space="preserve"> CITATION Vue25 \l 1033 </w:instrText>
          </w:r>
          <w:r w:rsidR="00954EB3">
            <w:fldChar w:fldCharType="separate"/>
          </w:r>
          <w:r w:rsidR="00954EB3" w:rsidRPr="00954EB3">
            <w:rPr>
              <w:noProof/>
              <w:lang w:val="en-US"/>
            </w:rPr>
            <w:t>(Vue, 2025)</w:t>
          </w:r>
          <w:r w:rsidR="00954EB3">
            <w:fldChar w:fldCharType="end"/>
          </w:r>
        </w:sdtContent>
      </w:sdt>
      <w:r>
        <w:t xml:space="preserve"> In other words, this feature enables developers to declare how the user interface should appear depending on the status of the data, rather than how to obtain it. When data changes, Vue refreshes the view without requiring any further instructions.</w:t>
      </w:r>
    </w:p>
    <w:p w14:paraId="4F643147" w14:textId="77777777" w:rsidR="0019544D" w:rsidRDefault="0019544D" w:rsidP="0019544D">
      <w:pPr>
        <w:pStyle w:val="FYPNormal"/>
      </w:pPr>
    </w:p>
    <w:p w14:paraId="3251910B" w14:textId="77777777" w:rsidR="0019544D" w:rsidRDefault="0019544D">
      <w:pPr>
        <w:rPr>
          <w:sz w:val="22"/>
          <w:szCs w:val="22"/>
          <w:lang w:eastAsia="zh-CN"/>
        </w:rPr>
      </w:pPr>
      <w:r>
        <w:br w:type="page"/>
      </w:r>
    </w:p>
    <w:p w14:paraId="51C36262" w14:textId="1C52DF69" w:rsidR="0019544D" w:rsidRPr="0019544D" w:rsidRDefault="0019544D" w:rsidP="0019544D">
      <w:pPr>
        <w:pStyle w:val="FYPNormal"/>
        <w:rPr>
          <w:b/>
          <w:bCs/>
        </w:rPr>
      </w:pPr>
      <w:r w:rsidRPr="0019544D">
        <w:rPr>
          <w:b/>
          <w:bCs/>
        </w:rPr>
        <w:lastRenderedPageBreak/>
        <w:t>Angular</w:t>
      </w:r>
    </w:p>
    <w:p w14:paraId="083E13AE" w14:textId="5C950594" w:rsidR="0019544D" w:rsidRDefault="0019544D" w:rsidP="0019544D">
      <w:pPr>
        <w:pStyle w:val="FYPNormal"/>
      </w:pPr>
      <w:r>
        <w:t xml:space="preserve">Angular is an open-source web application framework created by Google and a community of developers with the aim to build dynamic and interactive SPA efficiently. </w:t>
      </w:r>
      <w:sdt>
        <w:sdtPr>
          <w:id w:val="1405255126"/>
          <w:citation/>
        </w:sdtPr>
        <w:sdtContent>
          <w:r w:rsidR="00954EB3">
            <w:fldChar w:fldCharType="begin"/>
          </w:r>
          <w:r w:rsidR="00954EB3">
            <w:rPr>
              <w:lang w:val="en-US"/>
            </w:rPr>
            <w:instrText xml:space="preserve"> CITATION Gee2412 \l 1033 </w:instrText>
          </w:r>
          <w:r w:rsidR="00954EB3">
            <w:fldChar w:fldCharType="separate"/>
          </w:r>
          <w:r w:rsidR="00954EB3" w:rsidRPr="00954EB3">
            <w:rPr>
              <w:noProof/>
              <w:lang w:val="en-US"/>
            </w:rPr>
            <w:t>(GeeksforGeeks, 2024)</w:t>
          </w:r>
          <w:r w:rsidR="00954EB3">
            <w:fldChar w:fldCharType="end"/>
          </w:r>
        </w:sdtContent>
      </w:sdt>
      <w:r w:rsidR="00AF3A90">
        <w:t xml:space="preserve"> </w:t>
      </w:r>
      <w:r>
        <w:t xml:space="preserve">According to the official statement, Angular is a development platform built on TypeScript. It is a suite of developer tools that helps to build, test, and update code, and it is also a collection of well-integrated libraries that encompasses a variety of features such as routing, forms management, client-server communication and more. </w:t>
      </w:r>
      <w:sdt>
        <w:sdtPr>
          <w:id w:val="-1693996638"/>
          <w:citation/>
        </w:sdtPr>
        <w:sdtContent>
          <w:r w:rsidR="00954EB3">
            <w:fldChar w:fldCharType="begin"/>
          </w:r>
          <w:r w:rsidR="00954EB3">
            <w:rPr>
              <w:lang w:val="en-US"/>
            </w:rPr>
            <w:instrText xml:space="preserve"> CITATION Ang25 \l 1033 </w:instrText>
          </w:r>
          <w:r w:rsidR="00954EB3">
            <w:fldChar w:fldCharType="separate"/>
          </w:r>
          <w:r w:rsidR="00954EB3" w:rsidRPr="00954EB3">
            <w:rPr>
              <w:noProof/>
              <w:lang w:val="en-US"/>
            </w:rPr>
            <w:t>(Angular, 2025)</w:t>
          </w:r>
          <w:r w:rsidR="00954EB3">
            <w:fldChar w:fldCharType="end"/>
          </w:r>
        </w:sdtContent>
      </w:sdt>
      <w:r>
        <w:t xml:space="preserve"> </w:t>
      </w:r>
      <w:proofErr w:type="gramStart"/>
      <w:r>
        <w:t>Similarly</w:t>
      </w:r>
      <w:proofErr w:type="gramEnd"/>
      <w:r>
        <w:t xml:space="preserve"> with React and Vue, Angular shares some similarities as it has features such as component-based architecture and data binding while providing other features such as dependency injection and powerful command line interface (CLI). In other words, Angular also supports reusable and manageable components as well as the real-time response to user events like React or Vue does, while provides additional functionality such as inject modular services to improves testability and reusability of the same services and CLI that helps to manage Angular projects.</w:t>
      </w:r>
      <w:sdt>
        <w:sdtPr>
          <w:id w:val="2144770223"/>
          <w:citation/>
        </w:sdtPr>
        <w:sdtContent>
          <w:r w:rsidR="002C4FF9">
            <w:fldChar w:fldCharType="begin"/>
          </w:r>
          <w:r w:rsidR="002C4FF9">
            <w:rPr>
              <w:lang w:val="en-US"/>
            </w:rPr>
            <w:instrText xml:space="preserve"> CITATION Ang25 \l 1033 </w:instrText>
          </w:r>
          <w:r w:rsidR="002C4FF9">
            <w:fldChar w:fldCharType="separate"/>
          </w:r>
          <w:r w:rsidR="002C4FF9">
            <w:rPr>
              <w:noProof/>
              <w:lang w:val="en-US"/>
            </w:rPr>
            <w:t xml:space="preserve"> </w:t>
          </w:r>
          <w:r w:rsidR="002C4FF9" w:rsidRPr="002C4FF9">
            <w:rPr>
              <w:noProof/>
              <w:lang w:val="en-US"/>
            </w:rPr>
            <w:t>(Angular, 2025)</w:t>
          </w:r>
          <w:r w:rsidR="002C4FF9">
            <w:fldChar w:fldCharType="end"/>
          </w:r>
        </w:sdtContent>
      </w:sdt>
      <w:r>
        <w:t xml:space="preserve"> However, the most significant difference of Angular when compared to Vue and React is its integration with MVC (Model-View-Controller) framework. For React and Vue, they only represent the View component which is responsible for rendering user interfaces and responding to user interactions. In contrast, Angular supports the entire MVC architecture where it can be involved in all of the MVC components. Thanks to its component approach, data binding and dependency injection mechanisms, the backbone of MVC architecture is form where the components serve as Controller in between Model and View, while the data binding and dependency injection mechanisms ensure efficient data flow on the modern application which is the responsibility of the Model component. </w:t>
      </w:r>
      <w:sdt>
        <w:sdtPr>
          <w:id w:val="-1849630108"/>
          <w:citation/>
        </w:sdtPr>
        <w:sdtContent>
          <w:r w:rsidR="002C4FF9">
            <w:fldChar w:fldCharType="begin"/>
          </w:r>
          <w:r w:rsidR="002C4FF9">
            <w:rPr>
              <w:lang w:val="en-US"/>
            </w:rPr>
            <w:instrText xml:space="preserve"> CITATION Gee2426 \l 1033 </w:instrText>
          </w:r>
          <w:r w:rsidR="002C4FF9">
            <w:fldChar w:fldCharType="separate"/>
          </w:r>
          <w:r w:rsidR="002C4FF9" w:rsidRPr="002C4FF9">
            <w:rPr>
              <w:noProof/>
              <w:lang w:val="en-US"/>
            </w:rPr>
            <w:t>(GeeksforGeeks, 2024)</w:t>
          </w:r>
          <w:r w:rsidR="002C4FF9">
            <w:fldChar w:fldCharType="end"/>
          </w:r>
        </w:sdtContent>
      </w:sdt>
    </w:p>
    <w:p w14:paraId="5088D9B2" w14:textId="77777777" w:rsidR="002C4FF9" w:rsidRDefault="00E103DA" w:rsidP="0019544D">
      <w:pPr>
        <w:pStyle w:val="FYPNormal"/>
        <w:sectPr w:rsidR="002C4FF9" w:rsidSect="00FA2BCE">
          <w:pgSz w:w="11909" w:h="16834" w:code="9"/>
          <w:pgMar w:top="1440" w:right="1440" w:bottom="1440" w:left="1440" w:header="720" w:footer="720" w:gutter="0"/>
          <w:cols w:space="720"/>
          <w:docGrid w:linePitch="272"/>
        </w:sectPr>
      </w:pPr>
      <w:r>
        <w:br w:type="page"/>
      </w:r>
    </w:p>
    <w:p w14:paraId="3ACD5311" w14:textId="55C2D8EB" w:rsidR="00BC2BAE" w:rsidRPr="00BC2BAE" w:rsidRDefault="002C4FF9" w:rsidP="00A95A1A">
      <w:pPr>
        <w:pStyle w:val="Heading3"/>
        <w:spacing w:before="0"/>
      </w:pPr>
      <w:bookmarkStart w:id="11" w:name="_Toc202536499"/>
      <w:r>
        <w:rPr>
          <w:lang w:val="en-GB"/>
        </w:rPr>
        <w:lastRenderedPageBreak/>
        <w:t xml:space="preserve">Comparison </w:t>
      </w:r>
      <w:bookmarkEnd w:id="11"/>
      <w:r w:rsidR="00AC14C2">
        <w:rPr>
          <w:lang w:val="en-GB"/>
        </w:rPr>
        <w:t>of Frontend Frameworks for Weddding</w:t>
      </w:r>
    </w:p>
    <w:p w14:paraId="2DB78CC2" w14:textId="77777777" w:rsidR="002C4FF9" w:rsidRPr="002C4FF9" w:rsidRDefault="002C4FF9" w:rsidP="002C4FF9">
      <w:pPr>
        <w:jc w:val="center"/>
        <w:rPr>
          <w:rFonts w:eastAsia="Times New Roman"/>
          <w:sz w:val="24"/>
          <w:szCs w:val="24"/>
          <w:lang w:val="en-US" w:eastAsia="zh-CN"/>
        </w:rPr>
      </w:pPr>
      <w:r w:rsidRPr="002C4FF9">
        <w:rPr>
          <w:rFonts w:eastAsia="Times New Roman"/>
          <w:color w:val="000000"/>
          <w:sz w:val="22"/>
          <w:szCs w:val="22"/>
          <w:lang w:val="en-US" w:eastAsia="zh-CN"/>
        </w:rPr>
        <w:t>Table 2.2 Comparison of Frontend Frameworks for Weddding</w:t>
      </w:r>
    </w:p>
    <w:tbl>
      <w:tblPr>
        <w:tblW w:w="0" w:type="auto"/>
        <w:tblCellMar>
          <w:top w:w="15" w:type="dxa"/>
          <w:left w:w="15" w:type="dxa"/>
          <w:bottom w:w="15" w:type="dxa"/>
          <w:right w:w="15" w:type="dxa"/>
        </w:tblCellMar>
        <w:tblLook w:val="04A0" w:firstRow="1" w:lastRow="0" w:firstColumn="1" w:lastColumn="0" w:noHBand="0" w:noVBand="1"/>
      </w:tblPr>
      <w:tblGrid>
        <w:gridCol w:w="2061"/>
        <w:gridCol w:w="4168"/>
        <w:gridCol w:w="3857"/>
        <w:gridCol w:w="3848"/>
      </w:tblGrid>
      <w:tr w:rsidR="002C4FF9" w:rsidRPr="002C4FF9" w14:paraId="1442B217"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FB3A2" w14:textId="3174EE97" w:rsidR="002C4FF9" w:rsidRPr="00790724" w:rsidRDefault="00790724" w:rsidP="00790724">
            <w:pPr>
              <w:jc w:val="center"/>
              <w:rPr>
                <w:rFonts w:eastAsia="Times New Roman"/>
                <w:b/>
                <w:bCs/>
                <w:sz w:val="24"/>
                <w:szCs w:val="24"/>
                <w:lang w:val="en-US" w:eastAsia="zh-CN"/>
              </w:rPr>
            </w:pPr>
            <w:r w:rsidRPr="00790724">
              <w:rPr>
                <w:rFonts w:eastAsia="Times New Roman"/>
                <w:b/>
                <w:bCs/>
                <w:sz w:val="24"/>
                <w:szCs w:val="24"/>
                <w:lang w:val="en-US" w:eastAsia="zh-CN"/>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B40CC"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React.js</w:t>
            </w:r>
          </w:p>
          <w:p w14:paraId="4CB177CC" w14:textId="7E26C073" w:rsidR="002C4FF9" w:rsidRPr="00790724" w:rsidRDefault="00000000" w:rsidP="002C4FF9">
            <w:pPr>
              <w:jc w:val="center"/>
              <w:rPr>
                <w:rFonts w:eastAsia="Times New Roman"/>
                <w:sz w:val="24"/>
                <w:szCs w:val="24"/>
                <w:lang w:val="en-US" w:eastAsia="zh-CN"/>
              </w:rPr>
            </w:pPr>
            <w:sdt>
              <w:sdtPr>
                <w:rPr>
                  <w:rFonts w:eastAsia="Times New Roman"/>
                  <w:sz w:val="24"/>
                  <w:szCs w:val="24"/>
                  <w:lang w:val="en-US" w:eastAsia="zh-CN"/>
                </w:rPr>
                <w:id w:val="-1240864386"/>
                <w:citation/>
              </w:sdtPr>
              <w:sdtContent>
                <w:r w:rsidR="002C4FF9" w:rsidRPr="00790724">
                  <w:rPr>
                    <w:rFonts w:eastAsia="Times New Roman"/>
                    <w:sz w:val="24"/>
                    <w:szCs w:val="24"/>
                    <w:lang w:val="en-US" w:eastAsia="zh-CN"/>
                  </w:rPr>
                  <w:fldChar w:fldCharType="begin"/>
                </w:r>
                <w:r w:rsidR="002C4FF9" w:rsidRPr="00790724">
                  <w:rPr>
                    <w:rFonts w:eastAsia="Times New Roman"/>
                    <w:color w:val="000000"/>
                    <w:sz w:val="22"/>
                    <w:szCs w:val="22"/>
                    <w:lang w:val="en-US" w:eastAsia="zh-CN"/>
                  </w:rPr>
                  <w:instrText xml:space="preserve"> CITATION Rea \l 1033 </w:instrText>
                </w:r>
                <w:r w:rsidR="002C4FF9" w:rsidRPr="00790724">
                  <w:rPr>
                    <w:rFonts w:eastAsia="Times New Roman"/>
                    <w:sz w:val="24"/>
                    <w:szCs w:val="24"/>
                    <w:lang w:val="en-US" w:eastAsia="zh-CN"/>
                  </w:rPr>
                  <w:fldChar w:fldCharType="separate"/>
                </w:r>
                <w:r w:rsidR="002C4FF9" w:rsidRPr="00790724">
                  <w:rPr>
                    <w:rFonts w:eastAsia="Times New Roman"/>
                    <w:noProof/>
                    <w:color w:val="000000"/>
                    <w:sz w:val="22"/>
                    <w:szCs w:val="22"/>
                    <w:lang w:val="en-US" w:eastAsia="zh-CN"/>
                  </w:rPr>
                  <w:t>(React, n.d.)</w:t>
                </w:r>
                <w:r w:rsidR="002C4FF9" w:rsidRPr="00790724">
                  <w:rPr>
                    <w:rFonts w:eastAsia="Times New Roman"/>
                    <w:sz w:val="24"/>
                    <w:szCs w:val="24"/>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DB4F6"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Vue.js</w:t>
            </w:r>
          </w:p>
          <w:p w14:paraId="732411C3" w14:textId="4AB6654D" w:rsidR="002C4FF9" w:rsidRPr="00790724" w:rsidRDefault="00000000" w:rsidP="002C4FF9">
            <w:pPr>
              <w:jc w:val="center"/>
              <w:rPr>
                <w:rFonts w:eastAsia="Times New Roman"/>
                <w:sz w:val="24"/>
                <w:szCs w:val="24"/>
                <w:lang w:val="en-US" w:eastAsia="zh-CN"/>
              </w:rPr>
            </w:pPr>
            <w:sdt>
              <w:sdtPr>
                <w:rPr>
                  <w:rFonts w:eastAsia="Times New Roman"/>
                  <w:sz w:val="24"/>
                  <w:szCs w:val="24"/>
                  <w:lang w:val="en-US" w:eastAsia="zh-CN"/>
                </w:rPr>
                <w:id w:val="632674826"/>
                <w:citation/>
              </w:sdtPr>
              <w:sdtContent>
                <w:r w:rsidR="002C4FF9" w:rsidRPr="00790724">
                  <w:rPr>
                    <w:rFonts w:eastAsia="Times New Roman"/>
                    <w:sz w:val="24"/>
                    <w:szCs w:val="24"/>
                    <w:lang w:val="en-US" w:eastAsia="zh-CN"/>
                  </w:rPr>
                  <w:fldChar w:fldCharType="begin"/>
                </w:r>
                <w:r w:rsidR="002C4FF9" w:rsidRPr="00790724">
                  <w:rPr>
                    <w:rFonts w:eastAsia="Times New Roman"/>
                    <w:color w:val="000000"/>
                    <w:sz w:val="22"/>
                    <w:szCs w:val="22"/>
                    <w:lang w:val="en-US" w:eastAsia="zh-CN"/>
                  </w:rPr>
                  <w:instrText xml:space="preserve"> CITATION Vue251 \l 1033 </w:instrText>
                </w:r>
                <w:r w:rsidR="002C4FF9" w:rsidRPr="00790724">
                  <w:rPr>
                    <w:rFonts w:eastAsia="Times New Roman"/>
                    <w:sz w:val="24"/>
                    <w:szCs w:val="24"/>
                    <w:lang w:val="en-US" w:eastAsia="zh-CN"/>
                  </w:rPr>
                  <w:fldChar w:fldCharType="separate"/>
                </w:r>
                <w:r w:rsidR="002C4FF9" w:rsidRPr="00790724">
                  <w:rPr>
                    <w:rFonts w:eastAsia="Times New Roman"/>
                    <w:noProof/>
                    <w:color w:val="000000"/>
                    <w:sz w:val="22"/>
                    <w:szCs w:val="22"/>
                    <w:lang w:val="en-US" w:eastAsia="zh-CN"/>
                  </w:rPr>
                  <w:t>(Vue, 2025)</w:t>
                </w:r>
                <w:r w:rsidR="002C4FF9" w:rsidRPr="00790724">
                  <w:rPr>
                    <w:rFonts w:eastAsia="Times New Roman"/>
                    <w:sz w:val="24"/>
                    <w:szCs w:val="24"/>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A6238"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Angular</w:t>
            </w:r>
          </w:p>
          <w:p w14:paraId="7426EC43" w14:textId="397163A0" w:rsidR="002C4FF9" w:rsidRPr="00790724" w:rsidRDefault="00000000" w:rsidP="002C4FF9">
            <w:pPr>
              <w:jc w:val="center"/>
              <w:rPr>
                <w:rFonts w:eastAsia="Times New Roman"/>
                <w:b/>
                <w:bCs/>
                <w:sz w:val="24"/>
                <w:szCs w:val="24"/>
                <w:lang w:val="en-US" w:eastAsia="zh-CN"/>
              </w:rPr>
            </w:pPr>
            <w:sdt>
              <w:sdtPr>
                <w:rPr>
                  <w:rFonts w:eastAsia="Times New Roman"/>
                  <w:b/>
                  <w:bCs/>
                  <w:sz w:val="24"/>
                  <w:szCs w:val="24"/>
                  <w:lang w:val="en-US" w:eastAsia="zh-CN"/>
                </w:rPr>
                <w:id w:val="-2085372723"/>
                <w:citation/>
              </w:sdtPr>
              <w:sdtEndPr>
                <w:rPr>
                  <w:b w:val="0"/>
                  <w:bCs w:val="0"/>
                </w:rPr>
              </w:sdtEndPr>
              <w:sdtContent>
                <w:r w:rsidR="002C4FF9" w:rsidRPr="00790724">
                  <w:rPr>
                    <w:rFonts w:eastAsia="Times New Roman"/>
                    <w:sz w:val="24"/>
                    <w:szCs w:val="24"/>
                    <w:lang w:val="en-US" w:eastAsia="zh-CN"/>
                  </w:rPr>
                  <w:fldChar w:fldCharType="begin"/>
                </w:r>
                <w:r w:rsidR="002C4FF9" w:rsidRPr="00790724">
                  <w:rPr>
                    <w:rFonts w:eastAsia="Times New Roman"/>
                    <w:color w:val="000000"/>
                    <w:sz w:val="22"/>
                    <w:szCs w:val="22"/>
                    <w:lang w:val="en-US" w:eastAsia="zh-CN"/>
                  </w:rPr>
                  <w:instrText xml:space="preserve"> CITATION Ang25 \l 1033 </w:instrText>
                </w:r>
                <w:r w:rsidR="002C4FF9" w:rsidRPr="00790724">
                  <w:rPr>
                    <w:rFonts w:eastAsia="Times New Roman"/>
                    <w:sz w:val="24"/>
                    <w:szCs w:val="24"/>
                    <w:lang w:val="en-US" w:eastAsia="zh-CN"/>
                  </w:rPr>
                  <w:fldChar w:fldCharType="separate"/>
                </w:r>
                <w:r w:rsidR="002C4FF9" w:rsidRPr="00790724">
                  <w:rPr>
                    <w:rFonts w:eastAsia="Times New Roman"/>
                    <w:noProof/>
                    <w:color w:val="000000"/>
                    <w:sz w:val="22"/>
                    <w:szCs w:val="22"/>
                    <w:lang w:val="en-US" w:eastAsia="zh-CN"/>
                  </w:rPr>
                  <w:t>(Angular, 2025)</w:t>
                </w:r>
                <w:r w:rsidR="002C4FF9" w:rsidRPr="00790724">
                  <w:rPr>
                    <w:rFonts w:eastAsia="Times New Roman"/>
                    <w:sz w:val="24"/>
                    <w:szCs w:val="24"/>
                    <w:lang w:val="en-US" w:eastAsia="zh-CN"/>
                  </w:rPr>
                  <w:fldChar w:fldCharType="end"/>
                </w:r>
              </w:sdtContent>
            </w:sdt>
          </w:p>
        </w:tc>
      </w:tr>
      <w:tr w:rsidR="002C4FF9" w:rsidRPr="002C4FF9" w14:paraId="3EAA2CF8"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6D79F"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AE29A"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Library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400BD"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Progressive Framework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D47DA"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Framework</w:t>
            </w:r>
          </w:p>
        </w:tc>
      </w:tr>
      <w:tr w:rsidR="002C4FF9" w:rsidRPr="002C4FF9" w14:paraId="47FA5932"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BF778"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Core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1741D"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Component-based, Virtual DOM, JSX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034E1"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Component-based, data-binding, directives, reactivity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98C5C"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Component-</w:t>
            </w:r>
            <w:proofErr w:type="gramStart"/>
            <w:r w:rsidRPr="002C4FF9">
              <w:rPr>
                <w:rFonts w:eastAsia="Times New Roman"/>
                <w:color w:val="000000"/>
                <w:sz w:val="22"/>
                <w:szCs w:val="22"/>
                <w:lang w:val="en-US" w:eastAsia="zh-CN"/>
              </w:rPr>
              <w:t>based  MVC</w:t>
            </w:r>
            <w:proofErr w:type="gramEnd"/>
            <w:r w:rsidRPr="002C4FF9">
              <w:rPr>
                <w:rFonts w:eastAsia="Times New Roman"/>
                <w:color w:val="000000"/>
                <w:sz w:val="22"/>
                <w:szCs w:val="22"/>
                <w:lang w:val="en-US" w:eastAsia="zh-CN"/>
              </w:rPr>
              <w:t xml:space="preserve"> architecture, directives, data-binding, powerful CLI</w:t>
            </w:r>
          </w:p>
        </w:tc>
      </w:tr>
      <w:tr w:rsidR="002C4FF9" w:rsidRPr="002C4FF9" w14:paraId="1434A48B"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CC0B5"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Overall Performance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7E8E7" w14:textId="24D31B19"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Strong performance, close to Vue.js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635A2" w14:textId="4E5FF276"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Most lightweight and performant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D8FDB" w14:textId="6A405D7E"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High resource consumption and longer initial load/update times</w:t>
            </w:r>
          </w:p>
        </w:tc>
      </w:tr>
      <w:tr w:rsidR="002C4FF9" w:rsidRPr="002C4FF9" w14:paraId="767AEFC2"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9361F"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Memory 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E23FF" w14:textId="0646BBCA"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7B438" w14:textId="55BB5366"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 xml:space="preserve">Lowest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9A63A" w14:textId="2B97DED0"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Highest</w:t>
            </w:r>
          </w:p>
        </w:tc>
      </w:tr>
      <w:tr w:rsidR="002C4FF9" w:rsidRPr="002C4FF9" w14:paraId="20E1E762"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CECDF"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State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8098B" w14:textId="035A49CF"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Redux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2EDDE" w14:textId="0E7B4F24" w:rsidR="002C4FF9" w:rsidRPr="002C4FF9" w:rsidRDefault="002C4FF9" w:rsidP="002C4FF9">
            <w:pPr>
              <w:rPr>
                <w:rFonts w:eastAsia="Times New Roman"/>
                <w:sz w:val="24"/>
                <w:szCs w:val="24"/>
                <w:lang w:val="en-US" w:eastAsia="zh-CN"/>
              </w:rPr>
            </w:pPr>
            <w:proofErr w:type="spellStart"/>
            <w:r w:rsidRPr="002C4FF9">
              <w:rPr>
                <w:rFonts w:eastAsia="Times New Roman"/>
                <w:color w:val="000000"/>
                <w:sz w:val="22"/>
                <w:szCs w:val="22"/>
                <w:lang w:val="en-US" w:eastAsia="zh-CN"/>
              </w:rPr>
              <w:t>Vuex</w:t>
            </w:r>
            <w:proofErr w:type="spellEnd"/>
            <w:r w:rsidRPr="002C4FF9">
              <w:rPr>
                <w:rFonts w:eastAsia="Times New Roman"/>
                <w:color w:val="000000"/>
                <w:sz w:val="22"/>
                <w:szCs w:val="22"/>
                <w:lang w:val="en-US" w:eastAsia="zh-CN"/>
              </w:rPr>
              <w:t>/</w:t>
            </w:r>
            <w:proofErr w:type="spellStart"/>
            <w:r w:rsidRPr="002C4FF9">
              <w:rPr>
                <w:rFonts w:eastAsia="Times New Roman"/>
                <w:color w:val="000000"/>
                <w:sz w:val="22"/>
                <w:szCs w:val="22"/>
                <w:lang w:val="en-US" w:eastAsia="zh-CN"/>
              </w:rPr>
              <w:t>Pinia</w:t>
            </w:r>
            <w:proofErr w:type="spellEnd"/>
            <w:r w:rsidRPr="002C4FF9">
              <w:rPr>
                <w:rFonts w:eastAsia="Times New Roman"/>
                <w:color w:val="000000"/>
                <w:sz w:val="22"/>
                <w:szCs w:val="22"/>
                <w:lang w:val="en-US" w:eastAsia="zh-CN"/>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C255C" w14:textId="7C4B9705" w:rsidR="002C4FF9" w:rsidRPr="002C4FF9" w:rsidRDefault="002C4FF9" w:rsidP="002C4FF9">
            <w:pPr>
              <w:rPr>
                <w:rFonts w:eastAsia="Times New Roman"/>
                <w:sz w:val="24"/>
                <w:szCs w:val="24"/>
                <w:lang w:val="en-US" w:eastAsia="zh-CN"/>
              </w:rPr>
            </w:pPr>
            <w:proofErr w:type="spellStart"/>
            <w:r w:rsidRPr="002C4FF9">
              <w:rPr>
                <w:rFonts w:eastAsia="Times New Roman"/>
                <w:color w:val="000000"/>
                <w:sz w:val="22"/>
                <w:szCs w:val="22"/>
                <w:lang w:val="en-US" w:eastAsia="zh-CN"/>
              </w:rPr>
              <w:t>RxJS</w:t>
            </w:r>
            <w:proofErr w:type="spellEnd"/>
            <w:r w:rsidRPr="002C4FF9">
              <w:rPr>
                <w:rFonts w:eastAsia="Times New Roman"/>
                <w:color w:val="000000"/>
                <w:sz w:val="22"/>
                <w:szCs w:val="22"/>
                <w:lang w:val="en-US" w:eastAsia="zh-CN"/>
              </w:rPr>
              <w:t xml:space="preserve">, </w:t>
            </w:r>
            <w:proofErr w:type="spellStart"/>
            <w:r w:rsidRPr="002C4FF9">
              <w:rPr>
                <w:rFonts w:eastAsia="Times New Roman"/>
                <w:color w:val="000000"/>
                <w:sz w:val="22"/>
                <w:szCs w:val="22"/>
                <w:lang w:val="en-US" w:eastAsia="zh-CN"/>
              </w:rPr>
              <w:t>NgRx</w:t>
            </w:r>
            <w:proofErr w:type="spellEnd"/>
            <w:r w:rsidRPr="002C4FF9">
              <w:rPr>
                <w:rFonts w:eastAsia="Times New Roman"/>
                <w:color w:val="000000"/>
                <w:sz w:val="22"/>
                <w:szCs w:val="22"/>
                <w:lang w:val="en-US" w:eastAsia="zh-CN"/>
              </w:rPr>
              <w:t xml:space="preserve"> (Built-in) </w:t>
            </w:r>
          </w:p>
        </w:tc>
      </w:tr>
      <w:tr w:rsidR="002C4FF9" w:rsidRPr="002C4FF9" w14:paraId="36D03DF2"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64D7B"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Data Binding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27F8"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One-way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4F74"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Two-way (v-model)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5E071"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Two-way</w:t>
            </w:r>
          </w:p>
        </w:tc>
      </w:tr>
      <w:tr w:rsidR="002C4FF9" w:rsidRPr="002C4FF9" w14:paraId="7DDD8492"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54028"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B372B" w14:textId="39CE2E8A"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 xml:space="preserve">JavaScript/TypeScript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0312F" w14:textId="6EC34F05"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 xml:space="preserve">JavaScript/TypeScript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B9344" w14:textId="7A659546"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TypeScript</w:t>
            </w:r>
          </w:p>
        </w:tc>
      </w:tr>
      <w:tr w:rsidR="002C4FF9" w:rsidRPr="002C4FF9" w14:paraId="75DD243A"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D252"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Third Party Libraries Ecosystem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D9ED2" w14:textId="35DC41A5" w:rsidR="002C4FF9" w:rsidRPr="002C4FF9" w:rsidRDefault="002C4FF9" w:rsidP="00E317FD">
            <w:pPr>
              <w:rPr>
                <w:rFonts w:eastAsia="Times New Roman"/>
                <w:sz w:val="24"/>
                <w:szCs w:val="24"/>
                <w:lang w:val="en-US" w:eastAsia="zh-CN"/>
              </w:rPr>
            </w:pPr>
            <w:r w:rsidRPr="002C4FF9">
              <w:rPr>
                <w:rFonts w:eastAsia="Times New Roman"/>
                <w:color w:val="000000"/>
                <w:sz w:val="22"/>
                <w:szCs w:val="22"/>
                <w:lang w:val="en-US" w:eastAsia="zh-CN"/>
              </w:rPr>
              <w:t>Very rich and very needed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648AA" w14:textId="5DCF24CA" w:rsidR="002C4FF9" w:rsidRPr="002C4FF9" w:rsidRDefault="002C4FF9" w:rsidP="00E317FD">
            <w:pPr>
              <w:rPr>
                <w:rFonts w:eastAsia="Times New Roman"/>
                <w:sz w:val="24"/>
                <w:szCs w:val="24"/>
                <w:lang w:val="en-US" w:eastAsia="zh-CN"/>
              </w:rPr>
            </w:pPr>
            <w:r w:rsidRPr="002C4FF9">
              <w:rPr>
                <w:rFonts w:eastAsia="Times New Roman"/>
                <w:color w:val="000000"/>
                <w:sz w:val="22"/>
                <w:szCs w:val="22"/>
                <w:lang w:val="en-US" w:eastAsia="zh-CN"/>
              </w:rPr>
              <w:t>Rich and needed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A95AF" w14:textId="358509FA"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Rich but no so needed</w:t>
            </w:r>
          </w:p>
        </w:tc>
      </w:tr>
      <w:tr w:rsidR="002C4FF9" w:rsidRPr="002C4FF9" w14:paraId="67FF7FC0"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3B41D"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3D 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9DDE" w14:textId="32E5B16B"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 xml:space="preserve">React-Three-Fiber (React renderer for Three.js, a mature ecosystem) </w:t>
            </w:r>
            <w:sdt>
              <w:sdtPr>
                <w:rPr>
                  <w:rFonts w:eastAsia="Times New Roman"/>
                  <w:color w:val="000000"/>
                  <w:sz w:val="22"/>
                  <w:szCs w:val="22"/>
                  <w:lang w:val="en-US" w:eastAsia="zh-CN"/>
                </w:rPr>
                <w:id w:val="-283347012"/>
                <w:citation/>
              </w:sdtPr>
              <w:sdtContent>
                <w:r w:rsidR="00E317FD">
                  <w:rPr>
                    <w:rFonts w:eastAsia="Times New Roman"/>
                    <w:color w:val="000000"/>
                    <w:sz w:val="22"/>
                    <w:szCs w:val="22"/>
                    <w:lang w:val="en-US" w:eastAsia="zh-CN"/>
                  </w:rPr>
                  <w:fldChar w:fldCharType="begin"/>
                </w:r>
                <w:r w:rsidR="00E317FD">
                  <w:rPr>
                    <w:rFonts w:eastAsia="Times New Roman"/>
                    <w:color w:val="000000"/>
                    <w:sz w:val="22"/>
                    <w:szCs w:val="22"/>
                    <w:lang w:val="en-US" w:eastAsia="zh-CN"/>
                  </w:rPr>
                  <w:instrText xml:space="preserve"> CITATION Rea2 \l 1033 </w:instrText>
                </w:r>
                <w:r w:rsidR="00E317FD">
                  <w:rPr>
                    <w:rFonts w:eastAsia="Times New Roman"/>
                    <w:color w:val="000000"/>
                    <w:sz w:val="22"/>
                    <w:szCs w:val="22"/>
                    <w:lang w:val="en-US" w:eastAsia="zh-CN"/>
                  </w:rPr>
                  <w:fldChar w:fldCharType="separate"/>
                </w:r>
                <w:r w:rsidR="00E317FD" w:rsidRPr="00E317FD">
                  <w:rPr>
                    <w:rFonts w:eastAsia="Times New Roman"/>
                    <w:noProof/>
                    <w:color w:val="000000"/>
                    <w:sz w:val="22"/>
                    <w:szCs w:val="22"/>
                    <w:lang w:val="en-US" w:eastAsia="zh-CN"/>
                  </w:rPr>
                  <w:t>(React Three Fiber, n.d.)</w:t>
                </w:r>
                <w:r w:rsidR="00E317FD">
                  <w:rPr>
                    <w:rFonts w:eastAsia="Times New Roman"/>
                    <w:color w:val="000000"/>
                    <w:sz w:val="22"/>
                    <w:szCs w:val="22"/>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2259D" w14:textId="1B1C8BE5" w:rsidR="002C4FF9" w:rsidRPr="002C4FF9" w:rsidRDefault="002C4FF9" w:rsidP="002C4FF9">
            <w:pPr>
              <w:rPr>
                <w:rFonts w:eastAsia="Times New Roman"/>
                <w:sz w:val="24"/>
                <w:szCs w:val="24"/>
                <w:lang w:val="en-US" w:eastAsia="zh-CN"/>
              </w:rPr>
            </w:pPr>
            <w:proofErr w:type="spellStart"/>
            <w:r w:rsidRPr="002C4FF9">
              <w:rPr>
                <w:rFonts w:eastAsia="Times New Roman"/>
                <w:color w:val="000000"/>
                <w:sz w:val="22"/>
                <w:szCs w:val="22"/>
                <w:lang w:val="en-US" w:eastAsia="zh-CN"/>
              </w:rPr>
              <w:t>TresJS</w:t>
            </w:r>
            <w:proofErr w:type="spellEnd"/>
            <w:r w:rsidRPr="002C4FF9">
              <w:rPr>
                <w:rFonts w:eastAsia="Times New Roman"/>
                <w:color w:val="000000"/>
                <w:sz w:val="22"/>
                <w:szCs w:val="22"/>
                <w:lang w:val="en-US" w:eastAsia="zh-CN"/>
              </w:rPr>
              <w:t xml:space="preserve"> (Custom renderer for Three.js powered by Vite, less mature) </w:t>
            </w:r>
            <w:sdt>
              <w:sdtPr>
                <w:rPr>
                  <w:rFonts w:eastAsia="Times New Roman"/>
                  <w:color w:val="000000"/>
                  <w:sz w:val="22"/>
                  <w:szCs w:val="22"/>
                  <w:lang w:val="en-US" w:eastAsia="zh-CN"/>
                </w:rPr>
                <w:id w:val="-11920066"/>
                <w:citation/>
              </w:sdtPr>
              <w:sdtContent>
                <w:r w:rsidR="00E317FD">
                  <w:rPr>
                    <w:rFonts w:eastAsia="Times New Roman"/>
                    <w:color w:val="000000"/>
                    <w:sz w:val="22"/>
                    <w:szCs w:val="22"/>
                    <w:lang w:val="en-US" w:eastAsia="zh-CN"/>
                  </w:rPr>
                  <w:fldChar w:fldCharType="begin"/>
                </w:r>
                <w:r w:rsidR="00E317FD">
                  <w:rPr>
                    <w:rFonts w:eastAsia="Times New Roman"/>
                    <w:color w:val="000000"/>
                    <w:sz w:val="22"/>
                    <w:szCs w:val="22"/>
                    <w:lang w:val="en-US" w:eastAsia="zh-CN"/>
                  </w:rPr>
                  <w:instrText xml:space="preserve"> CITATION Tro \l 1033 </w:instrText>
                </w:r>
                <w:r w:rsidR="00E317FD">
                  <w:rPr>
                    <w:rFonts w:eastAsia="Times New Roman"/>
                    <w:color w:val="000000"/>
                    <w:sz w:val="22"/>
                    <w:szCs w:val="22"/>
                    <w:lang w:val="en-US" w:eastAsia="zh-CN"/>
                  </w:rPr>
                  <w:fldChar w:fldCharType="separate"/>
                </w:r>
                <w:r w:rsidR="00E317FD" w:rsidRPr="00E317FD">
                  <w:rPr>
                    <w:rFonts w:eastAsia="Times New Roman"/>
                    <w:noProof/>
                    <w:color w:val="000000"/>
                    <w:sz w:val="22"/>
                    <w:szCs w:val="22"/>
                    <w:lang w:val="en-US" w:eastAsia="zh-CN"/>
                  </w:rPr>
                  <w:t>(TroisJS, n.d.)</w:t>
                </w:r>
                <w:r w:rsidR="00E317FD">
                  <w:rPr>
                    <w:rFonts w:eastAsia="Times New Roman"/>
                    <w:color w:val="000000"/>
                    <w:sz w:val="22"/>
                    <w:szCs w:val="22"/>
                    <w:lang w:val="en-US" w:eastAsia="zh-CN"/>
                  </w:rPr>
                  <w:fldChar w:fldCharType="end"/>
                </w:r>
              </w:sdtContent>
            </w:sdt>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9DB50"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Supports direct integration with Three.js </w:t>
            </w:r>
          </w:p>
        </w:tc>
      </w:tr>
      <w:tr w:rsidR="002C4FF9" w:rsidRPr="002C4FF9" w14:paraId="2F751A95" w14:textId="77777777" w:rsidTr="002C4F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D3F9" w14:textId="77777777" w:rsidR="002C4FF9" w:rsidRPr="00790724" w:rsidRDefault="002C4FF9" w:rsidP="002C4FF9">
            <w:pPr>
              <w:jc w:val="center"/>
              <w:rPr>
                <w:rFonts w:eastAsia="Times New Roman"/>
                <w:b/>
                <w:bCs/>
                <w:sz w:val="24"/>
                <w:szCs w:val="24"/>
                <w:lang w:val="en-US" w:eastAsia="zh-CN"/>
              </w:rPr>
            </w:pPr>
            <w:r w:rsidRPr="00790724">
              <w:rPr>
                <w:rFonts w:eastAsia="Times New Roman"/>
                <w:b/>
                <w:bCs/>
                <w:color w:val="000000"/>
                <w:sz w:val="22"/>
                <w:szCs w:val="22"/>
                <w:lang w:val="en-US" w:eastAsia="zh-CN"/>
              </w:rPr>
              <w:t>Community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CE86"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Maintained by Facebook, highly active, rich of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3C711"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 xml:space="preserve">Smaller than </w:t>
            </w:r>
            <w:proofErr w:type="gramStart"/>
            <w:r w:rsidRPr="002C4FF9">
              <w:rPr>
                <w:rFonts w:eastAsia="Times New Roman"/>
                <w:color w:val="000000"/>
                <w:sz w:val="22"/>
                <w:szCs w:val="22"/>
                <w:lang w:val="en-US" w:eastAsia="zh-CN"/>
              </w:rPr>
              <w:t>React</w:t>
            </w:r>
            <w:proofErr w:type="gramEnd"/>
            <w:r w:rsidRPr="002C4FF9">
              <w:rPr>
                <w:rFonts w:eastAsia="Times New Roman"/>
                <w:color w:val="000000"/>
                <w:sz w:val="22"/>
                <w:szCs w:val="22"/>
                <w:lang w:val="en-US" w:eastAsia="zh-CN"/>
              </w:rPr>
              <w:t xml:space="preserve"> but is highly flexible and continuously expanding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8AF98" w14:textId="77777777" w:rsidR="002C4FF9" w:rsidRPr="002C4FF9" w:rsidRDefault="002C4FF9" w:rsidP="002C4FF9">
            <w:pPr>
              <w:rPr>
                <w:rFonts w:eastAsia="Times New Roman"/>
                <w:sz w:val="24"/>
                <w:szCs w:val="24"/>
                <w:lang w:val="en-US" w:eastAsia="zh-CN"/>
              </w:rPr>
            </w:pPr>
            <w:r w:rsidRPr="002C4FF9">
              <w:rPr>
                <w:rFonts w:eastAsia="Times New Roman"/>
                <w:color w:val="000000"/>
                <w:sz w:val="22"/>
                <w:szCs w:val="22"/>
                <w:lang w:val="en-US" w:eastAsia="zh-CN"/>
              </w:rPr>
              <w:t>Backed by Google, well-structured, regular updates, comprehensive documentation and resources</w:t>
            </w:r>
          </w:p>
        </w:tc>
      </w:tr>
    </w:tbl>
    <w:p w14:paraId="5D4CEFEF" w14:textId="4FC1DB34" w:rsidR="002C4FF9" w:rsidRDefault="00000000" w:rsidP="00A95A1A">
      <w:pPr>
        <w:pStyle w:val="FYPNormal"/>
        <w:jc w:val="right"/>
      </w:pPr>
      <w:sdt>
        <w:sdtPr>
          <w:rPr>
            <w:lang w:val="en-US"/>
          </w:rPr>
          <w:id w:val="-1187752988"/>
          <w:citation/>
        </w:sdtPr>
        <w:sdtContent>
          <w:r w:rsidR="002C4FF9">
            <w:rPr>
              <w:lang w:val="en-US"/>
            </w:rPr>
            <w:fldChar w:fldCharType="begin"/>
          </w:r>
          <w:r w:rsidR="002C4FF9">
            <w:rPr>
              <w:lang w:val="en-US"/>
            </w:rPr>
            <w:instrText xml:space="preserve"> CITATION Ane24 \l 1033 </w:instrText>
          </w:r>
          <w:r w:rsidR="002C4FF9">
            <w:rPr>
              <w:lang w:val="en-US"/>
            </w:rPr>
            <w:fldChar w:fldCharType="separate"/>
          </w:r>
          <w:r w:rsidR="002C4FF9" w:rsidRPr="002C4FF9">
            <w:rPr>
              <w:noProof/>
              <w:lang w:val="en-US"/>
            </w:rPr>
            <w:t>(Anes Karić, 2024)</w:t>
          </w:r>
          <w:r w:rsidR="002C4FF9">
            <w:rPr>
              <w:lang w:val="en-US"/>
            </w:rPr>
            <w:fldChar w:fldCharType="end"/>
          </w:r>
        </w:sdtContent>
      </w:sdt>
      <w:sdt>
        <w:sdtPr>
          <w:rPr>
            <w:lang w:val="en-US"/>
          </w:rPr>
          <w:id w:val="-1508359514"/>
          <w:citation/>
        </w:sdtPr>
        <w:sdtContent>
          <w:r w:rsidR="002C4FF9">
            <w:rPr>
              <w:lang w:val="en-US"/>
            </w:rPr>
            <w:fldChar w:fldCharType="begin"/>
          </w:r>
          <w:r w:rsidR="002C4FF9">
            <w:rPr>
              <w:lang w:val="en-US"/>
            </w:rPr>
            <w:instrText xml:space="preserve"> CITATION Ric24 \l 1033 </w:instrText>
          </w:r>
          <w:r w:rsidR="002C4FF9">
            <w:rPr>
              <w:lang w:val="en-US"/>
            </w:rPr>
            <w:fldChar w:fldCharType="separate"/>
          </w:r>
          <w:r w:rsidR="002C4FF9">
            <w:rPr>
              <w:noProof/>
              <w:lang w:val="en-US"/>
            </w:rPr>
            <w:t xml:space="preserve"> </w:t>
          </w:r>
          <w:r w:rsidR="002C4FF9" w:rsidRPr="002C4FF9">
            <w:rPr>
              <w:noProof/>
              <w:lang w:val="en-US"/>
            </w:rPr>
            <w:t>(Coppola, 2024)</w:t>
          </w:r>
          <w:r w:rsidR="002C4FF9">
            <w:rPr>
              <w:lang w:val="en-US"/>
            </w:rPr>
            <w:fldChar w:fldCharType="end"/>
          </w:r>
        </w:sdtContent>
      </w:sdt>
      <w:r w:rsidR="00E103DA">
        <w:br w:type="page"/>
      </w:r>
    </w:p>
    <w:p w14:paraId="1A5A5CFD" w14:textId="77777777" w:rsidR="002C4FF9" w:rsidRDefault="002C4FF9">
      <w:pPr>
        <w:sectPr w:rsidR="002C4FF9" w:rsidSect="00FA2BCE">
          <w:pgSz w:w="16834" w:h="11909" w:orient="landscape" w:code="9"/>
          <w:pgMar w:top="1440" w:right="1440" w:bottom="1440" w:left="1440" w:header="720" w:footer="720" w:gutter="0"/>
          <w:cols w:space="720"/>
          <w:docGrid w:linePitch="272"/>
        </w:sectPr>
      </w:pPr>
    </w:p>
    <w:p w14:paraId="15636F70" w14:textId="72ECE199" w:rsidR="00E02D88" w:rsidRDefault="00E317FD" w:rsidP="00E317FD">
      <w:pPr>
        <w:pStyle w:val="Heading2"/>
        <w:spacing w:before="0"/>
        <w:ind w:left="578" w:hanging="578"/>
        <w:rPr>
          <w:lang w:val="en-GB"/>
        </w:rPr>
      </w:pPr>
      <w:bookmarkStart w:id="12" w:name="_Toc202536500"/>
      <w:r>
        <w:rPr>
          <w:lang w:val="en-GB"/>
        </w:rPr>
        <w:lastRenderedPageBreak/>
        <w:t>Database</w:t>
      </w:r>
      <w:bookmarkEnd w:id="12"/>
    </w:p>
    <w:p w14:paraId="47460331" w14:textId="09D7D67F" w:rsidR="00E317FD" w:rsidRDefault="00E317FD" w:rsidP="00E317FD">
      <w:pPr>
        <w:pStyle w:val="Heading3"/>
      </w:pPr>
      <w:bookmarkStart w:id="13" w:name="_Toc202536501"/>
      <w:r w:rsidRPr="00E317FD">
        <w:t>Types of Database</w:t>
      </w:r>
      <w:r>
        <w:t>s</w:t>
      </w:r>
      <w:bookmarkEnd w:id="13"/>
    </w:p>
    <w:p w14:paraId="1AFF73CF" w14:textId="1D5F5157" w:rsidR="00E317FD" w:rsidRDefault="00E317FD" w:rsidP="00E317FD">
      <w:pPr>
        <w:pStyle w:val="FYPNormal"/>
      </w:pPr>
      <w:r>
        <w:t xml:space="preserve">Database is a collection of large amounts of data and it is a vital component of a system nowadays where it plays an important role in storing, organizing, and retrieving data. Databases are managed using specialized software called Database Management System (DBMS), which is designed to efficiently manage, organize, and retrieve data in a structured manner. </w:t>
      </w:r>
      <w:sdt>
        <w:sdtPr>
          <w:id w:val="-2126609076"/>
          <w:citation/>
        </w:sdtPr>
        <w:sdtContent>
          <w:r w:rsidR="007F2902">
            <w:fldChar w:fldCharType="begin"/>
          </w:r>
          <w:r w:rsidR="007F2902">
            <w:rPr>
              <w:lang w:val="en-US"/>
            </w:rPr>
            <w:instrText xml:space="preserve"> CITATION Gee2525 \l 1033 </w:instrText>
          </w:r>
          <w:r w:rsidR="007F2902">
            <w:fldChar w:fldCharType="separate"/>
          </w:r>
          <w:r w:rsidR="007F2902" w:rsidRPr="007F2902">
            <w:rPr>
              <w:noProof/>
              <w:lang w:val="en-US"/>
            </w:rPr>
            <w:t>(GeeksforGeeks, 2025)</w:t>
          </w:r>
          <w:r w:rsidR="007F2902">
            <w:fldChar w:fldCharType="end"/>
          </w:r>
        </w:sdtContent>
      </w:sdt>
      <w:r>
        <w:t xml:space="preserve"> A DBMS allows users to create, modify, and query a database while ensuring data integrity, security, and efficient data access. At the same time, DBMS also helps in minimizing data redundancy, preventing inconsistencies, and simplifying data management with features such as concurrent access and backup mechanism. </w:t>
      </w:r>
      <w:sdt>
        <w:sdtPr>
          <w:id w:val="1572085599"/>
          <w:citation/>
        </w:sdtPr>
        <w:sdtContent>
          <w:r w:rsidR="007F2902">
            <w:fldChar w:fldCharType="begin"/>
          </w:r>
          <w:r w:rsidR="007F2902">
            <w:rPr>
              <w:lang w:val="en-US"/>
            </w:rPr>
            <w:instrText xml:space="preserve"> CITATION Gee2525 \l 1033 </w:instrText>
          </w:r>
          <w:r w:rsidR="007F2902">
            <w:fldChar w:fldCharType="separate"/>
          </w:r>
          <w:r w:rsidR="007F2902" w:rsidRPr="007F2902">
            <w:rPr>
              <w:noProof/>
              <w:lang w:val="en-US"/>
            </w:rPr>
            <w:t>(GeeksforGeeks, 2025)</w:t>
          </w:r>
          <w:r w:rsidR="007F2902">
            <w:fldChar w:fldCharType="end"/>
          </w:r>
        </w:sdtContent>
      </w:sdt>
      <w:r w:rsidR="007F2902">
        <w:t xml:space="preserve"> </w:t>
      </w:r>
      <w:r>
        <w:t xml:space="preserve">In web applications, a DBMS is essential as it is able to persist data, which means that the data or information will not be lost even when a user closes their browser or the server restarts. Additionally, it also enables dynamic content, user accounts, and stateful interaction. </w:t>
      </w:r>
    </w:p>
    <w:p w14:paraId="550A80B9" w14:textId="77777777" w:rsidR="00E317FD" w:rsidRDefault="00E317FD" w:rsidP="00E317FD">
      <w:pPr>
        <w:pStyle w:val="FYPNormal"/>
      </w:pPr>
    </w:p>
    <w:p w14:paraId="0EF91FB6" w14:textId="77777777" w:rsidR="00E317FD" w:rsidRDefault="00E317FD" w:rsidP="00E317FD">
      <w:pPr>
        <w:pStyle w:val="FYPNormal"/>
      </w:pPr>
      <w:r>
        <w:t xml:space="preserve">In the context of </w:t>
      </w:r>
      <w:r w:rsidRPr="0068538E">
        <w:rPr>
          <w:b/>
          <w:bCs/>
        </w:rPr>
        <w:t>Weddding</w:t>
      </w:r>
      <w:r>
        <w:t xml:space="preserve">, the DBMS is the backbone of the entire platform just like the majority of software systems nowadays as </w:t>
      </w:r>
      <w:r w:rsidRPr="0068538E">
        <w:rPr>
          <w:b/>
          <w:bCs/>
        </w:rPr>
        <w:t>Weddding</w:t>
      </w:r>
      <w:r>
        <w:t xml:space="preserve"> is a platform that interacts with multiple interrelated data or information such as the </w:t>
      </w:r>
      <w:proofErr w:type="gramStart"/>
      <w:r>
        <w:t>couples</w:t>
      </w:r>
      <w:proofErr w:type="gramEnd"/>
      <w:r>
        <w:t xml:space="preserve"> profiles, budget, vendor details, and even complex objects such as 3D venue designs. With the existence of DBMS, it provides a centralized, organized, and efficient data management where it helps to manage all the varied data within </w:t>
      </w:r>
      <w:r w:rsidRPr="0068538E">
        <w:rPr>
          <w:b/>
          <w:bCs/>
        </w:rPr>
        <w:t>Weddding</w:t>
      </w:r>
      <w:r>
        <w:t>. This centralized control streamlines processes and increases system reliability by preventing data fragmentation, minimizing redundancy, and ensuring that different modules or features on the platform are accessing the same, latest, and consistent version of data.</w:t>
      </w:r>
    </w:p>
    <w:p w14:paraId="06424F2E" w14:textId="77777777" w:rsidR="00E317FD" w:rsidRDefault="00E317FD" w:rsidP="00E317FD">
      <w:pPr>
        <w:pStyle w:val="FYPNormal"/>
      </w:pPr>
    </w:p>
    <w:p w14:paraId="38E444D2" w14:textId="77777777" w:rsidR="00E317FD" w:rsidRDefault="00E317FD" w:rsidP="00E317FD">
      <w:pPr>
        <w:pStyle w:val="FYPNormal"/>
      </w:pPr>
      <w:r>
        <w:t xml:space="preserve">Furthermore, a DBMS is important for </w:t>
      </w:r>
      <w:r w:rsidRPr="0068538E">
        <w:rPr>
          <w:b/>
          <w:bCs/>
        </w:rPr>
        <w:t>Weddding</w:t>
      </w:r>
      <w:r>
        <w:t xml:space="preserve"> as it enforces data integrity and consistency. Data integrity and consistency is crucial especially when the platform involves sensitive planning and financial data. With features such as constraints, validation rules, and transaction support, DBMS helps to ensure that data remains accurate, complete, and reliable. This means that situations like a vendor booking pointing at a non‑existent user or conflicting budget entries betray the system’s logic will not happen.</w:t>
      </w:r>
    </w:p>
    <w:p w14:paraId="2830ED1B" w14:textId="77777777" w:rsidR="00E317FD" w:rsidRDefault="00E317FD" w:rsidP="00E317FD">
      <w:pPr>
        <w:pStyle w:val="FYPNormal"/>
      </w:pPr>
    </w:p>
    <w:p w14:paraId="3BD9281C" w14:textId="77777777" w:rsidR="00E317FD" w:rsidRDefault="00E317FD">
      <w:pPr>
        <w:rPr>
          <w:sz w:val="22"/>
          <w:szCs w:val="22"/>
          <w:lang w:eastAsia="zh-CN"/>
        </w:rPr>
      </w:pPr>
      <w:r>
        <w:br w:type="page"/>
      </w:r>
    </w:p>
    <w:p w14:paraId="7804DCDA" w14:textId="453C781F" w:rsidR="00E317FD" w:rsidRDefault="00E317FD" w:rsidP="00E317FD">
      <w:pPr>
        <w:pStyle w:val="FYPNormal"/>
      </w:pPr>
      <w:r>
        <w:lastRenderedPageBreak/>
        <w:t xml:space="preserve">Finally, the performance, durability, security, and concurrency control are another important reason of having a robust DBMS for </w:t>
      </w:r>
      <w:r w:rsidRPr="0068538E">
        <w:rPr>
          <w:b/>
          <w:bCs/>
        </w:rPr>
        <w:t>Weddding</w:t>
      </w:r>
      <w:r>
        <w:t xml:space="preserve">. With features such as indexing in DBMS, it allows complicated queries such as vendor searches or retrieving a 3D scene can be executed in a timely manner even as the data grows. Besides, a DBMS also provides backup and recovery mechanisms that protects data from unexpected system failures with regular backups which is crucial for </w:t>
      </w:r>
      <w:r w:rsidRPr="0068538E">
        <w:rPr>
          <w:b/>
          <w:bCs/>
        </w:rPr>
        <w:t>Weddding</w:t>
      </w:r>
      <w:r>
        <w:t xml:space="preserve"> to protect user data as well as ensuring user experience. Other than that, the built-in mechanisms for user authentication and authorization provides protection for sensitive personal and financial data as it ensures only authorized individuals who are granted read or write permissions can access or modify specific data.  </w:t>
      </w:r>
    </w:p>
    <w:p w14:paraId="6D99924D" w14:textId="77777777" w:rsidR="00E317FD" w:rsidRDefault="00E317FD" w:rsidP="00E317FD">
      <w:pPr>
        <w:pStyle w:val="FYPNormal"/>
      </w:pPr>
    </w:p>
    <w:p w14:paraId="378E7E99" w14:textId="77777777" w:rsidR="00E317FD" w:rsidRDefault="00E317FD" w:rsidP="00E317FD">
      <w:pPr>
        <w:pStyle w:val="FYPNormal"/>
      </w:pPr>
      <w:r>
        <w:t xml:space="preserve">In a nutshell, the DBMS is more than just a file store, it is the vital foundation that supports </w:t>
      </w:r>
      <w:r w:rsidRPr="0068538E">
        <w:rPr>
          <w:b/>
          <w:bCs/>
        </w:rPr>
        <w:t>Weddding's</w:t>
      </w:r>
      <w:r>
        <w:t xml:space="preserve"> data integrity, performance, and reliability. Without it, the platform would be vulnerable to inconsistent booking, slow queries, and potentially disastrous data loss. Selecting and setting up the ideal database management system (DBMS) gives weddings an unseen but vital companion in providing a smooth, reliable wedding planning experience. </w:t>
      </w:r>
    </w:p>
    <w:p w14:paraId="709B7956" w14:textId="77777777" w:rsidR="00E317FD" w:rsidRDefault="00E317FD" w:rsidP="00E317FD">
      <w:pPr>
        <w:pStyle w:val="FYPNormal"/>
      </w:pPr>
    </w:p>
    <w:p w14:paraId="68AA6556" w14:textId="5972A883" w:rsidR="00E317FD" w:rsidRDefault="00E317FD" w:rsidP="00E317FD">
      <w:pPr>
        <w:pStyle w:val="FYPNormal"/>
      </w:pPr>
      <w:r>
        <w:t xml:space="preserve">Before choosing an appropriate database for </w:t>
      </w:r>
      <w:r w:rsidRPr="0068538E">
        <w:rPr>
          <w:b/>
          <w:bCs/>
        </w:rPr>
        <w:t>Weddding</w:t>
      </w:r>
      <w:r>
        <w:t xml:space="preserve">, the type of database must be considered, which includes the relational database (SQL) and non-relational database (NoSQL). A relational database is a set of tables (also known as relation) that consists of rows (tuples) and columns (attributes), with each row containing </w:t>
      </w:r>
      <w:proofErr w:type="gramStart"/>
      <w:r>
        <w:t>an</w:t>
      </w:r>
      <w:proofErr w:type="gramEnd"/>
      <w:r>
        <w:t xml:space="preserve"> unique instance of data about a real-world entity or relationship. </w:t>
      </w:r>
      <w:sdt>
        <w:sdtPr>
          <w:id w:val="1211464532"/>
          <w:citation/>
        </w:sdtPr>
        <w:sdtContent>
          <w:r w:rsidR="007F2902">
            <w:fldChar w:fldCharType="begin"/>
          </w:r>
          <w:r w:rsidR="007F2902">
            <w:rPr>
              <w:lang w:val="en-US"/>
            </w:rPr>
            <w:instrText xml:space="preserve"> CITATION Gee2514 \l 1033 </w:instrText>
          </w:r>
          <w:r w:rsidR="007F2902">
            <w:fldChar w:fldCharType="separate"/>
          </w:r>
          <w:r w:rsidR="007F2902" w:rsidRPr="007F2902">
            <w:rPr>
              <w:noProof/>
              <w:lang w:val="en-US"/>
            </w:rPr>
            <w:t>(GeeksforGeeks, 2025)</w:t>
          </w:r>
          <w:r w:rsidR="007F2902">
            <w:fldChar w:fldCharType="end"/>
          </w:r>
        </w:sdtContent>
      </w:sdt>
      <w:r>
        <w:t xml:space="preserve"> On the other hand, non-relational databases abandon the approach of traditional tabular structure, instead, it uses flexible data models such as key-value pairs, documents, graphs, and wide-column stores. </w:t>
      </w:r>
      <w:sdt>
        <w:sdtPr>
          <w:id w:val="776149572"/>
          <w:citation/>
        </w:sdtPr>
        <w:sdtContent>
          <w:r w:rsidR="007F2902">
            <w:fldChar w:fldCharType="begin"/>
          </w:r>
          <w:r w:rsidR="007F2902">
            <w:rPr>
              <w:lang w:val="en-US"/>
            </w:rPr>
            <w:instrText xml:space="preserve"> CITATION Gee2523 \l 1033 </w:instrText>
          </w:r>
          <w:r w:rsidR="007F2902">
            <w:fldChar w:fldCharType="separate"/>
          </w:r>
          <w:r w:rsidR="007F2902" w:rsidRPr="007F2902">
            <w:rPr>
              <w:noProof/>
              <w:lang w:val="en-US"/>
            </w:rPr>
            <w:t>(GeeksforGeeks, 2025)</w:t>
          </w:r>
          <w:r w:rsidR="007F2902">
            <w:fldChar w:fldCharType="end"/>
          </w:r>
        </w:sdtContent>
      </w:sdt>
    </w:p>
    <w:p w14:paraId="6A3D10F7" w14:textId="77777777" w:rsidR="00E317FD" w:rsidRPr="00E317FD" w:rsidRDefault="00E317FD" w:rsidP="00E317FD">
      <w:pPr>
        <w:pStyle w:val="FYPNormal"/>
      </w:pPr>
    </w:p>
    <w:p w14:paraId="32A70998" w14:textId="77777777" w:rsidR="00E317FD" w:rsidRDefault="00E317FD">
      <w:pPr>
        <w:rPr>
          <w:ins w:id="14" w:author="Lee Peng Jin" w:date="2025-07-04T03:24:00Z" w16du:dateUtc="2025-07-03T19:24:00Z"/>
          <w:sz w:val="22"/>
          <w:szCs w:val="22"/>
          <w:lang w:val="en-US" w:eastAsia="zh-CN"/>
        </w:rPr>
      </w:pPr>
      <w:ins w:id="15" w:author="Lee Peng Jin" w:date="2025-07-04T03:24:00Z" w16du:dateUtc="2025-07-03T19:24:00Z">
        <w:r>
          <w:rPr>
            <w:lang w:val="en-US"/>
          </w:rPr>
          <w:br w:type="page"/>
        </w:r>
      </w:ins>
    </w:p>
    <w:p w14:paraId="6BFE71AD" w14:textId="7C826D46" w:rsidR="00E317FD" w:rsidRPr="00E317FD" w:rsidRDefault="00E317FD" w:rsidP="00E317FD">
      <w:pPr>
        <w:pStyle w:val="FYPNormal"/>
        <w:jc w:val="center"/>
        <w:rPr>
          <w:lang w:val="en-US"/>
        </w:rPr>
      </w:pPr>
      <w:r w:rsidRPr="00E317FD">
        <w:rPr>
          <w:lang w:val="en-US"/>
        </w:rPr>
        <w:lastRenderedPageBreak/>
        <w:t>Table 2.3 Comparison of Frontend Frameworks for Weddding</w:t>
      </w:r>
    </w:p>
    <w:tbl>
      <w:tblPr>
        <w:tblW w:w="0" w:type="auto"/>
        <w:tblCellMar>
          <w:top w:w="15" w:type="dxa"/>
          <w:left w:w="15" w:type="dxa"/>
          <w:bottom w:w="15" w:type="dxa"/>
          <w:right w:w="15" w:type="dxa"/>
        </w:tblCellMar>
        <w:tblLook w:val="04A0" w:firstRow="1" w:lastRow="0" w:firstColumn="1" w:lastColumn="0" w:noHBand="0" w:noVBand="1"/>
      </w:tblPr>
      <w:tblGrid>
        <w:gridCol w:w="2542"/>
        <w:gridCol w:w="2977"/>
        <w:gridCol w:w="3490"/>
      </w:tblGrid>
      <w:tr w:rsidR="00E317FD" w:rsidRPr="00E317FD" w14:paraId="092BD657"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BE718" w14:textId="6F634109" w:rsidR="00E317FD" w:rsidRPr="00790724" w:rsidRDefault="00790724" w:rsidP="00790724">
            <w:pPr>
              <w:pStyle w:val="FYPNormal"/>
              <w:spacing w:line="276" w:lineRule="auto"/>
              <w:jc w:val="center"/>
              <w:rPr>
                <w:b/>
                <w:bCs/>
                <w:lang w:val="en-US"/>
              </w:rPr>
            </w:pPr>
            <w:r w:rsidRPr="00790724">
              <w:rPr>
                <w:b/>
                <w:bCs/>
                <w:lang w:val="en-US"/>
              </w:rPr>
              <w:t>Criteria</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D5744" w14:textId="77777777" w:rsidR="00E317FD" w:rsidRPr="00790724" w:rsidRDefault="00E317FD" w:rsidP="00CF5092">
            <w:pPr>
              <w:pStyle w:val="FYPNormal"/>
              <w:spacing w:line="276" w:lineRule="auto"/>
              <w:jc w:val="center"/>
              <w:rPr>
                <w:b/>
                <w:bCs/>
                <w:lang w:val="en-US"/>
              </w:rPr>
            </w:pPr>
            <w:r w:rsidRPr="00790724">
              <w:rPr>
                <w:b/>
                <w:bCs/>
                <w:lang w:val="en-US"/>
              </w:rPr>
              <w:t>SQL</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9937D" w14:textId="77777777" w:rsidR="00E317FD" w:rsidRPr="00790724" w:rsidRDefault="00E317FD" w:rsidP="00CF5092">
            <w:pPr>
              <w:pStyle w:val="FYPNormal"/>
              <w:spacing w:line="276" w:lineRule="auto"/>
              <w:jc w:val="center"/>
              <w:rPr>
                <w:b/>
                <w:bCs/>
                <w:lang w:val="en-US"/>
              </w:rPr>
            </w:pPr>
            <w:r w:rsidRPr="00790724">
              <w:rPr>
                <w:b/>
                <w:bCs/>
                <w:lang w:val="en-US"/>
              </w:rPr>
              <w:t>NoSQL</w:t>
            </w:r>
          </w:p>
        </w:tc>
      </w:tr>
      <w:tr w:rsidR="00E317FD" w:rsidRPr="00E317FD" w14:paraId="5DD42E2E"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A765C" w14:textId="77777777" w:rsidR="00E317FD" w:rsidRPr="00790724" w:rsidRDefault="00E317FD" w:rsidP="00790724">
            <w:pPr>
              <w:pStyle w:val="FYPNormal"/>
              <w:spacing w:line="276" w:lineRule="auto"/>
              <w:jc w:val="center"/>
              <w:rPr>
                <w:b/>
                <w:bCs/>
                <w:lang w:val="en-US"/>
              </w:rPr>
            </w:pPr>
            <w:r w:rsidRPr="00790724">
              <w:rPr>
                <w:b/>
                <w:bCs/>
                <w:lang w:val="en-US"/>
              </w:rPr>
              <w:t>Criterion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8E72" w14:textId="77777777" w:rsidR="00E317FD" w:rsidRPr="00E317FD" w:rsidRDefault="00E317FD" w:rsidP="00CF5092">
            <w:pPr>
              <w:pStyle w:val="FYPNormal"/>
              <w:spacing w:line="276" w:lineRule="auto"/>
              <w:jc w:val="left"/>
              <w:rPr>
                <w:lang w:val="en-US"/>
              </w:rPr>
            </w:pPr>
            <w:r w:rsidRPr="00E317FD">
              <w:rPr>
                <w:lang w:val="en-US"/>
              </w:rPr>
              <w:t>Relational</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4A253" w14:textId="77777777" w:rsidR="00E317FD" w:rsidRPr="00E317FD" w:rsidRDefault="00E317FD" w:rsidP="00CF5092">
            <w:pPr>
              <w:pStyle w:val="FYPNormal"/>
              <w:spacing w:line="276" w:lineRule="auto"/>
              <w:jc w:val="left"/>
              <w:rPr>
                <w:lang w:val="en-US"/>
              </w:rPr>
            </w:pPr>
            <w:r w:rsidRPr="00E317FD">
              <w:rPr>
                <w:lang w:val="en-US"/>
              </w:rPr>
              <w:t>Non-relational</w:t>
            </w:r>
          </w:p>
        </w:tc>
      </w:tr>
      <w:tr w:rsidR="00E317FD" w:rsidRPr="00E317FD" w14:paraId="69334D3F"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C875C" w14:textId="77777777" w:rsidR="00E317FD" w:rsidRPr="00790724" w:rsidRDefault="00E317FD" w:rsidP="00790724">
            <w:pPr>
              <w:pStyle w:val="FYPNormal"/>
              <w:spacing w:line="276" w:lineRule="auto"/>
              <w:jc w:val="center"/>
              <w:rPr>
                <w:b/>
                <w:bCs/>
                <w:lang w:val="en-US"/>
              </w:rPr>
            </w:pPr>
            <w:r w:rsidRPr="00790724">
              <w:rPr>
                <w:b/>
                <w:bCs/>
                <w:lang w:val="en-US"/>
              </w:rPr>
              <w:t>Data model</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19670" w14:textId="77777777" w:rsidR="00E317FD" w:rsidRPr="00E317FD" w:rsidRDefault="00E317FD" w:rsidP="00CF5092">
            <w:pPr>
              <w:pStyle w:val="FYPNormal"/>
              <w:spacing w:line="276" w:lineRule="auto"/>
              <w:jc w:val="left"/>
              <w:rPr>
                <w:lang w:val="en-US"/>
              </w:rPr>
            </w:pPr>
            <w:r w:rsidRPr="00E317FD">
              <w:rPr>
                <w:lang w:val="en-US"/>
              </w:rPr>
              <w:t>Tabular (tables, rows, columns), predefined schema.</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4FB23" w14:textId="77777777" w:rsidR="00E317FD" w:rsidRPr="00E317FD" w:rsidRDefault="00E317FD" w:rsidP="00CF5092">
            <w:pPr>
              <w:pStyle w:val="FYPNormal"/>
              <w:spacing w:line="276" w:lineRule="auto"/>
              <w:jc w:val="left"/>
              <w:rPr>
                <w:lang w:val="en-US"/>
              </w:rPr>
            </w:pPr>
            <w:r w:rsidRPr="00E317FD">
              <w:rPr>
                <w:lang w:val="en-US"/>
              </w:rPr>
              <w:t>Diverse (Key-Value, Document, Column-Family, Graph), flexible/dynamic schema.</w:t>
            </w:r>
          </w:p>
        </w:tc>
      </w:tr>
      <w:tr w:rsidR="00E317FD" w:rsidRPr="00E317FD" w14:paraId="257EAB8B"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75A6D" w14:textId="77777777" w:rsidR="00E317FD" w:rsidRPr="00790724" w:rsidRDefault="00E317FD" w:rsidP="00790724">
            <w:pPr>
              <w:pStyle w:val="FYPNormal"/>
              <w:spacing w:line="276" w:lineRule="auto"/>
              <w:jc w:val="center"/>
              <w:rPr>
                <w:b/>
                <w:bCs/>
                <w:lang w:val="en-US"/>
              </w:rPr>
            </w:pPr>
            <w:r w:rsidRPr="00790724">
              <w:rPr>
                <w:b/>
                <w:bCs/>
                <w:lang w:val="en-US"/>
              </w:rPr>
              <w:t>Query Language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010F" w14:textId="77777777" w:rsidR="00E317FD" w:rsidRPr="00E317FD" w:rsidRDefault="00E317FD" w:rsidP="00CF5092">
            <w:pPr>
              <w:pStyle w:val="FYPNormal"/>
              <w:spacing w:line="276" w:lineRule="auto"/>
              <w:jc w:val="left"/>
              <w:rPr>
                <w:lang w:val="en-US"/>
              </w:rPr>
            </w:pPr>
            <w:r w:rsidRPr="00E317FD">
              <w:rPr>
                <w:lang w:val="en-US"/>
              </w:rPr>
              <w:t>Structured Query Language (SQL)</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660DD" w14:textId="77777777" w:rsidR="00E317FD" w:rsidRPr="00E317FD" w:rsidRDefault="00E317FD" w:rsidP="00CF5092">
            <w:pPr>
              <w:pStyle w:val="FYPNormal"/>
              <w:spacing w:line="276" w:lineRule="auto"/>
              <w:jc w:val="left"/>
              <w:rPr>
                <w:lang w:val="en-US"/>
              </w:rPr>
            </w:pPr>
            <w:r w:rsidRPr="00E317FD">
              <w:rPr>
                <w:lang w:val="en-US"/>
              </w:rPr>
              <w:t>Varies query language (e.g., MongoDB Query Language, Cassandra Query Language)</w:t>
            </w:r>
          </w:p>
        </w:tc>
      </w:tr>
      <w:tr w:rsidR="00E317FD" w:rsidRPr="00E317FD" w14:paraId="72031058"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7C240" w14:textId="77777777" w:rsidR="00E317FD" w:rsidRPr="00790724" w:rsidRDefault="00E317FD" w:rsidP="00790724">
            <w:pPr>
              <w:pStyle w:val="FYPNormal"/>
              <w:spacing w:line="276" w:lineRule="auto"/>
              <w:jc w:val="center"/>
              <w:rPr>
                <w:b/>
                <w:bCs/>
                <w:lang w:val="en-US"/>
              </w:rPr>
            </w:pPr>
            <w:r w:rsidRPr="00790724">
              <w:rPr>
                <w:b/>
                <w:bCs/>
                <w:lang w:val="en-US"/>
              </w:rPr>
              <w:t>ACID Compliance (Atomicity, Consistency, Isolation, Durability)</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3C10D" w14:textId="77777777" w:rsidR="00E317FD" w:rsidRPr="00E317FD" w:rsidRDefault="00E317FD" w:rsidP="00CF5092">
            <w:pPr>
              <w:pStyle w:val="FYPNormal"/>
              <w:spacing w:line="276" w:lineRule="auto"/>
              <w:jc w:val="left"/>
              <w:rPr>
                <w:lang w:val="en-US"/>
              </w:rPr>
            </w:pPr>
            <w:r w:rsidRPr="00E317FD">
              <w:rPr>
                <w:lang w:val="en-US"/>
              </w:rPr>
              <w:t>Majority of relational databases allow ACID properties.</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20B95" w14:textId="77777777" w:rsidR="00E317FD" w:rsidRPr="00E317FD" w:rsidRDefault="00E317FD" w:rsidP="00CF5092">
            <w:pPr>
              <w:pStyle w:val="FYPNormal"/>
              <w:spacing w:line="276" w:lineRule="auto"/>
              <w:jc w:val="left"/>
              <w:rPr>
                <w:lang w:val="en-US"/>
              </w:rPr>
            </w:pPr>
            <w:r w:rsidRPr="00E317FD">
              <w:rPr>
                <w:lang w:val="en-US"/>
              </w:rPr>
              <w:t>Majority of non-relational databases sacrifice ACID properties for availability and scalability.</w:t>
            </w:r>
          </w:p>
        </w:tc>
      </w:tr>
      <w:tr w:rsidR="00E317FD" w:rsidRPr="00E317FD" w14:paraId="73054E14"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6E92A" w14:textId="77777777" w:rsidR="00E317FD" w:rsidRPr="00790724" w:rsidRDefault="00E317FD" w:rsidP="00790724">
            <w:pPr>
              <w:pStyle w:val="FYPNormal"/>
              <w:spacing w:line="276" w:lineRule="auto"/>
              <w:jc w:val="center"/>
              <w:rPr>
                <w:b/>
                <w:bCs/>
                <w:lang w:val="en-US"/>
              </w:rPr>
            </w:pPr>
            <w:r w:rsidRPr="00790724">
              <w:rPr>
                <w:b/>
                <w:bCs/>
                <w:lang w:val="en-US"/>
              </w:rPr>
              <w:t>Scalability</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BF15D" w14:textId="77777777" w:rsidR="00E317FD" w:rsidRPr="00E317FD" w:rsidRDefault="00E317FD" w:rsidP="00CF5092">
            <w:pPr>
              <w:pStyle w:val="FYPNormal"/>
              <w:spacing w:line="276" w:lineRule="auto"/>
              <w:jc w:val="left"/>
              <w:rPr>
                <w:lang w:val="en-US"/>
              </w:rPr>
            </w:pPr>
            <w:r w:rsidRPr="00E317FD">
              <w:rPr>
                <w:lang w:val="en-US"/>
              </w:rPr>
              <w:t>Vertical scalability</w:t>
            </w:r>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72F10" w14:textId="77777777" w:rsidR="00E317FD" w:rsidRPr="00E317FD" w:rsidRDefault="00E317FD" w:rsidP="00CF5092">
            <w:pPr>
              <w:pStyle w:val="FYPNormal"/>
              <w:spacing w:line="276" w:lineRule="auto"/>
              <w:jc w:val="left"/>
              <w:rPr>
                <w:lang w:val="en-US"/>
              </w:rPr>
            </w:pPr>
            <w:r w:rsidRPr="00E317FD">
              <w:rPr>
                <w:lang w:val="en-US"/>
              </w:rPr>
              <w:t>Horizontal scalability</w:t>
            </w:r>
          </w:p>
        </w:tc>
      </w:tr>
      <w:tr w:rsidR="00E317FD" w:rsidRPr="00E317FD" w14:paraId="71F1D880"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14A3B" w14:textId="77777777" w:rsidR="00E317FD" w:rsidRPr="00790724" w:rsidRDefault="00E317FD" w:rsidP="00790724">
            <w:pPr>
              <w:pStyle w:val="FYPNormal"/>
              <w:spacing w:line="276" w:lineRule="auto"/>
              <w:jc w:val="center"/>
              <w:rPr>
                <w:b/>
                <w:bCs/>
                <w:lang w:val="en-US"/>
              </w:rPr>
            </w:pPr>
            <w:r w:rsidRPr="00790724">
              <w:rPr>
                <w:b/>
                <w:bCs/>
                <w:lang w:val="en-US"/>
              </w:rPr>
              <w:t>Transaction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981BD" w14:textId="77777777" w:rsidR="00E317FD" w:rsidRPr="00E317FD" w:rsidRDefault="00E317FD" w:rsidP="00CF5092">
            <w:pPr>
              <w:pStyle w:val="FYPNormal"/>
              <w:spacing w:line="276" w:lineRule="auto"/>
              <w:jc w:val="left"/>
              <w:rPr>
                <w:lang w:val="en-US"/>
              </w:rPr>
            </w:pPr>
            <w:r w:rsidRPr="00E317FD">
              <w:rPr>
                <w:lang w:val="en-US"/>
              </w:rPr>
              <w:t>ACID (Atomicity, Consistency, Isolation, Durability)</w:t>
            </w:r>
          </w:p>
          <w:p w14:paraId="6853145D" w14:textId="72F6A848" w:rsidR="00E317FD" w:rsidRPr="00E317FD" w:rsidRDefault="00000000" w:rsidP="00CF5092">
            <w:pPr>
              <w:pStyle w:val="FYPNormal"/>
              <w:spacing w:line="276" w:lineRule="auto"/>
              <w:jc w:val="left"/>
              <w:rPr>
                <w:lang w:val="en-US"/>
              </w:rPr>
            </w:pPr>
            <w:sdt>
              <w:sdtPr>
                <w:rPr>
                  <w:lang w:val="en-US"/>
                </w:rPr>
                <w:id w:val="1116492920"/>
                <w:citation/>
              </w:sdtPr>
              <w:sdtContent>
                <w:r w:rsidR="007F2902">
                  <w:rPr>
                    <w:lang w:val="en-US"/>
                  </w:rPr>
                  <w:fldChar w:fldCharType="begin"/>
                </w:r>
                <w:r w:rsidR="007F2902">
                  <w:rPr>
                    <w:lang w:val="en-US"/>
                  </w:rPr>
                  <w:instrText xml:space="preserve"> CITATION Gia20 \l 1033 </w:instrText>
                </w:r>
                <w:r w:rsidR="007F2902">
                  <w:rPr>
                    <w:lang w:val="en-US"/>
                  </w:rPr>
                  <w:fldChar w:fldCharType="separate"/>
                </w:r>
                <w:r w:rsidR="007F2902" w:rsidRPr="007F2902">
                  <w:rPr>
                    <w:noProof/>
                    <w:lang w:val="en-US"/>
                  </w:rPr>
                  <w:t>(Mihai, 2020)</w:t>
                </w:r>
                <w:r w:rsidR="007F2902">
                  <w:rPr>
                    <w:lang w:val="en-US"/>
                  </w:rPr>
                  <w:fldChar w:fldCharType="end"/>
                </w:r>
              </w:sdtContent>
            </w:sdt>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1126B" w14:textId="77777777" w:rsidR="00E317FD" w:rsidRPr="00E317FD" w:rsidRDefault="00E317FD" w:rsidP="00CF5092">
            <w:pPr>
              <w:pStyle w:val="FYPNormal"/>
              <w:spacing w:line="276" w:lineRule="auto"/>
              <w:jc w:val="left"/>
              <w:rPr>
                <w:lang w:val="en-US"/>
              </w:rPr>
            </w:pPr>
            <w:r w:rsidRPr="00E317FD">
              <w:rPr>
                <w:lang w:val="en-US"/>
              </w:rPr>
              <w:t xml:space="preserve">CAP theorem compliance/BASE (Basically Available, Soft state, </w:t>
            </w:r>
            <w:proofErr w:type="gramStart"/>
            <w:r w:rsidRPr="00E317FD">
              <w:rPr>
                <w:lang w:val="en-US"/>
              </w:rPr>
              <w:t>Eventually</w:t>
            </w:r>
            <w:proofErr w:type="gramEnd"/>
            <w:r w:rsidRPr="00E317FD">
              <w:rPr>
                <w:lang w:val="en-US"/>
              </w:rPr>
              <w:t xml:space="preserve"> consistent)</w:t>
            </w:r>
          </w:p>
          <w:p w14:paraId="196C7C86" w14:textId="3622C09F" w:rsidR="00E317FD" w:rsidRPr="00E317FD" w:rsidRDefault="00000000" w:rsidP="00CF5092">
            <w:pPr>
              <w:pStyle w:val="FYPNormal"/>
              <w:spacing w:line="276" w:lineRule="auto"/>
              <w:jc w:val="left"/>
              <w:rPr>
                <w:lang w:val="en-US"/>
              </w:rPr>
            </w:pPr>
            <w:sdt>
              <w:sdtPr>
                <w:rPr>
                  <w:lang w:val="en-US"/>
                </w:rPr>
                <w:id w:val="-2089838433"/>
                <w:citation/>
              </w:sdtPr>
              <w:sdtContent>
                <w:r w:rsidR="007F2902">
                  <w:rPr>
                    <w:lang w:val="en-US"/>
                  </w:rPr>
                  <w:fldChar w:fldCharType="begin"/>
                </w:r>
                <w:r w:rsidR="007F2902">
                  <w:rPr>
                    <w:lang w:val="en-US"/>
                  </w:rPr>
                  <w:instrText xml:space="preserve"> CITATION Gia20 \l 1033 </w:instrText>
                </w:r>
                <w:r w:rsidR="007F2902">
                  <w:rPr>
                    <w:lang w:val="en-US"/>
                  </w:rPr>
                  <w:fldChar w:fldCharType="separate"/>
                </w:r>
                <w:r w:rsidR="007F2902" w:rsidRPr="007F2902">
                  <w:rPr>
                    <w:noProof/>
                    <w:lang w:val="en-US"/>
                  </w:rPr>
                  <w:t>(Mihai, 2020)</w:t>
                </w:r>
                <w:r w:rsidR="007F2902">
                  <w:rPr>
                    <w:lang w:val="en-US"/>
                  </w:rPr>
                  <w:fldChar w:fldCharType="end"/>
                </w:r>
              </w:sdtContent>
            </w:sdt>
          </w:p>
        </w:tc>
      </w:tr>
      <w:tr w:rsidR="00E317FD" w:rsidRPr="00E317FD" w14:paraId="444FA8FB" w14:textId="77777777" w:rsidTr="00790724">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B8CB3" w14:textId="77777777" w:rsidR="00E317FD" w:rsidRPr="00790724" w:rsidRDefault="00E317FD" w:rsidP="00790724">
            <w:pPr>
              <w:pStyle w:val="FYPNormal"/>
              <w:spacing w:line="276" w:lineRule="auto"/>
              <w:jc w:val="center"/>
              <w:rPr>
                <w:b/>
                <w:bCs/>
                <w:lang w:val="en-US"/>
              </w:rPr>
            </w:pPr>
            <w:r w:rsidRPr="00790724">
              <w:rPr>
                <w:b/>
                <w:bCs/>
                <w:lang w:val="en-US"/>
              </w:rPr>
              <w:t>Data structure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1A5F0" w14:textId="77777777" w:rsidR="00E317FD" w:rsidRPr="00E317FD" w:rsidRDefault="00E317FD" w:rsidP="00CF5092">
            <w:pPr>
              <w:pStyle w:val="FYPNormal"/>
              <w:spacing w:line="276" w:lineRule="auto"/>
              <w:jc w:val="left"/>
              <w:rPr>
                <w:lang w:val="en-US"/>
              </w:rPr>
            </w:pPr>
            <w:r w:rsidRPr="00E317FD">
              <w:rPr>
                <w:lang w:val="en-US"/>
              </w:rPr>
              <w:t>Rigid </w:t>
            </w:r>
          </w:p>
          <w:p w14:paraId="79E7CC23" w14:textId="51BBBCAC" w:rsidR="00E317FD" w:rsidRPr="00E317FD" w:rsidRDefault="00000000" w:rsidP="00CF5092">
            <w:pPr>
              <w:pStyle w:val="FYPNormal"/>
              <w:spacing w:line="276" w:lineRule="auto"/>
              <w:jc w:val="left"/>
              <w:rPr>
                <w:lang w:val="en-US"/>
              </w:rPr>
            </w:pPr>
            <w:sdt>
              <w:sdtPr>
                <w:rPr>
                  <w:lang w:val="en-US"/>
                </w:rPr>
                <w:id w:val="77874968"/>
                <w:citation/>
              </w:sdtPr>
              <w:sdtContent>
                <w:r w:rsidR="007F2902">
                  <w:rPr>
                    <w:lang w:val="en-US"/>
                  </w:rPr>
                  <w:fldChar w:fldCharType="begin"/>
                </w:r>
                <w:r w:rsidR="007F2902">
                  <w:rPr>
                    <w:lang w:val="en-US"/>
                  </w:rPr>
                  <w:instrText xml:space="preserve"> CITATION Gia20 \l 1033 </w:instrText>
                </w:r>
                <w:r w:rsidR="007F2902">
                  <w:rPr>
                    <w:lang w:val="en-US"/>
                  </w:rPr>
                  <w:fldChar w:fldCharType="separate"/>
                </w:r>
                <w:r w:rsidR="007F2902" w:rsidRPr="007F2902">
                  <w:rPr>
                    <w:noProof/>
                    <w:lang w:val="en-US"/>
                  </w:rPr>
                  <w:t>(Mihai, 2020)</w:t>
                </w:r>
                <w:r w:rsidR="007F2902">
                  <w:rPr>
                    <w:lang w:val="en-US"/>
                  </w:rPr>
                  <w:fldChar w:fldCharType="end"/>
                </w:r>
              </w:sdtContent>
            </w:sdt>
          </w:p>
        </w:tc>
        <w:tc>
          <w:tcPr>
            <w:tcW w:w="3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F66C1" w14:textId="77777777" w:rsidR="00E317FD" w:rsidRPr="00E317FD" w:rsidRDefault="00E317FD" w:rsidP="00CF5092">
            <w:pPr>
              <w:pStyle w:val="FYPNormal"/>
              <w:spacing w:line="276" w:lineRule="auto"/>
              <w:jc w:val="left"/>
              <w:rPr>
                <w:lang w:val="en-US"/>
              </w:rPr>
            </w:pPr>
            <w:r w:rsidRPr="00E317FD">
              <w:rPr>
                <w:lang w:val="en-US"/>
              </w:rPr>
              <w:t>Flexible</w:t>
            </w:r>
          </w:p>
          <w:p w14:paraId="3465E6AF" w14:textId="5C526484" w:rsidR="00E317FD" w:rsidRPr="00E317FD" w:rsidRDefault="00000000" w:rsidP="00CF5092">
            <w:pPr>
              <w:pStyle w:val="FYPNormal"/>
              <w:spacing w:line="276" w:lineRule="auto"/>
              <w:jc w:val="left"/>
              <w:rPr>
                <w:lang w:val="en-US"/>
              </w:rPr>
            </w:pPr>
            <w:sdt>
              <w:sdtPr>
                <w:rPr>
                  <w:lang w:val="en-US"/>
                </w:rPr>
                <w:id w:val="551892120"/>
                <w:citation/>
              </w:sdtPr>
              <w:sdtContent>
                <w:r w:rsidR="007F2902">
                  <w:rPr>
                    <w:lang w:val="en-US"/>
                  </w:rPr>
                  <w:fldChar w:fldCharType="begin"/>
                </w:r>
                <w:r w:rsidR="007F2902">
                  <w:rPr>
                    <w:lang w:val="en-US"/>
                  </w:rPr>
                  <w:instrText xml:space="preserve"> CITATION Gia20 \l 1033 </w:instrText>
                </w:r>
                <w:r w:rsidR="007F2902">
                  <w:rPr>
                    <w:lang w:val="en-US"/>
                  </w:rPr>
                  <w:fldChar w:fldCharType="separate"/>
                </w:r>
                <w:r w:rsidR="007F2902" w:rsidRPr="007F2902">
                  <w:rPr>
                    <w:noProof/>
                    <w:lang w:val="en-US"/>
                  </w:rPr>
                  <w:t>(Mihai, 2020)</w:t>
                </w:r>
                <w:r w:rsidR="007F2902">
                  <w:rPr>
                    <w:lang w:val="en-US"/>
                  </w:rPr>
                  <w:fldChar w:fldCharType="end"/>
                </w:r>
              </w:sdtContent>
            </w:sdt>
          </w:p>
        </w:tc>
      </w:tr>
    </w:tbl>
    <w:p w14:paraId="373B60A8" w14:textId="1DD5E16B" w:rsidR="00CF5092" w:rsidRDefault="00000000" w:rsidP="00A95A1A">
      <w:pPr>
        <w:pStyle w:val="FYPNormal"/>
        <w:jc w:val="right"/>
      </w:pPr>
      <w:sdt>
        <w:sdtPr>
          <w:id w:val="-120465832"/>
          <w:citation/>
        </w:sdtPr>
        <w:sdtContent>
          <w:r w:rsidR="007F2902">
            <w:fldChar w:fldCharType="begin"/>
          </w:r>
          <w:r w:rsidR="007F2902">
            <w:rPr>
              <w:lang w:val="en-US"/>
            </w:rPr>
            <w:instrText xml:space="preserve"> CITATION Gee2514 \l 1033 </w:instrText>
          </w:r>
          <w:r w:rsidR="007F2902">
            <w:fldChar w:fldCharType="separate"/>
          </w:r>
          <w:r w:rsidR="007F2902" w:rsidRPr="007F2902">
            <w:rPr>
              <w:noProof/>
              <w:lang w:val="en-US"/>
            </w:rPr>
            <w:t>(GeeksforGeeks, 2025)</w:t>
          </w:r>
          <w:r w:rsidR="007F2902">
            <w:fldChar w:fldCharType="end"/>
          </w:r>
        </w:sdtContent>
      </w:sdt>
      <w:sdt>
        <w:sdtPr>
          <w:id w:val="738749351"/>
          <w:citation/>
        </w:sdtPr>
        <w:sdtContent>
          <w:r w:rsidR="007F2902">
            <w:fldChar w:fldCharType="begin"/>
          </w:r>
          <w:r w:rsidR="007F2902">
            <w:rPr>
              <w:lang w:val="en-US"/>
            </w:rPr>
            <w:instrText xml:space="preserve"> CITATION Gee2523 \l 1033 </w:instrText>
          </w:r>
          <w:r w:rsidR="007F2902">
            <w:fldChar w:fldCharType="separate"/>
          </w:r>
          <w:r w:rsidR="007F2902">
            <w:rPr>
              <w:noProof/>
              <w:lang w:val="en-US"/>
            </w:rPr>
            <w:t xml:space="preserve"> </w:t>
          </w:r>
          <w:r w:rsidR="007F2902" w:rsidRPr="007F2902">
            <w:rPr>
              <w:noProof/>
              <w:lang w:val="en-US"/>
            </w:rPr>
            <w:t>(GeeksforGeeks, 2025)</w:t>
          </w:r>
          <w:r w:rsidR="007F2902">
            <w:fldChar w:fldCharType="end"/>
          </w:r>
        </w:sdtContent>
      </w:sdt>
    </w:p>
    <w:p w14:paraId="3C2AEA81" w14:textId="77777777" w:rsidR="007F2902" w:rsidRDefault="007F2902" w:rsidP="00E317FD">
      <w:pPr>
        <w:pStyle w:val="FYPNormal"/>
      </w:pPr>
    </w:p>
    <w:p w14:paraId="30F5B58D" w14:textId="77777777" w:rsidR="00CF5092" w:rsidRDefault="00CF5092" w:rsidP="00CF5092">
      <w:pPr>
        <w:pStyle w:val="FYPNormal"/>
      </w:pPr>
      <w:r>
        <w:t xml:space="preserve">After comparing the relational and non-relational database, the relational database emerged as a more suitable option over non-relational databases. The reason behind this decision encompasses numbers of consideration. First, in </w:t>
      </w:r>
      <w:r w:rsidRPr="0068538E">
        <w:rPr>
          <w:b/>
          <w:bCs/>
        </w:rPr>
        <w:t>Weddding</w:t>
      </w:r>
      <w:r>
        <w:t xml:space="preserve">, the process of planning a wedding involves highly structured and interconnected data. For instance, a “wedding” object is inherently linked to numerous different objects such as “couples”, “vendors”, “budget items”, and “checklist”. These relationships are critical for the application’s core functionality. Besides, relational databases enforce relationships between entities (e.g., a budget item only belongs to a specific budget plan) which is aligned with the nature of </w:t>
      </w:r>
      <w:r w:rsidRPr="0068538E">
        <w:rPr>
          <w:b/>
          <w:bCs/>
        </w:rPr>
        <w:t>Weddding</w:t>
      </w:r>
      <w:r>
        <w:t xml:space="preserve">. With the use of foreign keys in relational databases, it helps to manage these complex and predefined relationships, ensuring referential integrity. Moreover, the features of </w:t>
      </w:r>
      <w:r w:rsidRPr="0068538E">
        <w:rPr>
          <w:b/>
          <w:bCs/>
        </w:rPr>
        <w:t>Weddding</w:t>
      </w:r>
      <w:r>
        <w:t xml:space="preserve"> such as budget tracking and vendor booking require strong transactional consistency which can be fulfilled by relational databases. With the compliance to ACID properties (Atomicity, Consistency, Isolation, Durability), it prevents data corruption and ensures reliability, which is vital for sensitive financial, planning, and user data.</w:t>
      </w:r>
    </w:p>
    <w:p w14:paraId="5D42A56F" w14:textId="77777777" w:rsidR="00CF5092" w:rsidRDefault="00CF5092" w:rsidP="00CF5092">
      <w:pPr>
        <w:pStyle w:val="FYPNormal"/>
      </w:pPr>
    </w:p>
    <w:p w14:paraId="5B800235" w14:textId="77777777" w:rsidR="00CF5092" w:rsidRDefault="00CF5092">
      <w:pPr>
        <w:rPr>
          <w:sz w:val="22"/>
          <w:szCs w:val="22"/>
          <w:lang w:eastAsia="zh-CN"/>
        </w:rPr>
      </w:pPr>
      <w:r>
        <w:br w:type="page"/>
      </w:r>
    </w:p>
    <w:p w14:paraId="60D16A8A" w14:textId="0F341115" w:rsidR="00CF5092" w:rsidRDefault="00CF5092" w:rsidP="00CF5092">
      <w:pPr>
        <w:pStyle w:val="FYPNormal"/>
      </w:pPr>
      <w:r>
        <w:lastRenderedPageBreak/>
        <w:t>Although NoSQL databases provide horizontal scalability and flexible data structure, the application layer would be heavily burdened by handling complicated relationships across different collections, and their flexible data structure might result in discrepancies in highly organized wedding data. Additionally, for crucial transactional processes like accurate budget tracking, the eventual consistency models common to many NoSQL databases may also provide difficulties. Though the NoSQL approach could potentially provide some benefits such as storing unstructured notes or a highly dynamic log of chat conversations, the core data model of wedding planning is significantly more suitable with the structured, relational paradigm.</w:t>
      </w:r>
    </w:p>
    <w:p w14:paraId="5CF11A74" w14:textId="77777777" w:rsidR="00CF5092" w:rsidRDefault="00CF5092" w:rsidP="00CF5092">
      <w:pPr>
        <w:pStyle w:val="FYPNormal"/>
      </w:pPr>
    </w:p>
    <w:p w14:paraId="60B2C4C2" w14:textId="77777777" w:rsidR="00CF5092" w:rsidRDefault="00CF5092" w:rsidP="00CF5092">
      <w:pPr>
        <w:pStyle w:val="FYPNormal"/>
      </w:pPr>
      <w:r>
        <w:t xml:space="preserve">After identifying the relational database as the preferred database type for </w:t>
      </w:r>
      <w:r w:rsidRPr="0068538E">
        <w:rPr>
          <w:b/>
          <w:bCs/>
        </w:rPr>
        <w:t>Weddding</w:t>
      </w:r>
      <w:r>
        <w:t>, there are several robust and widely-used database options in the market. These options include PostgreSQL, MySQL, and MariaDB.</w:t>
      </w:r>
    </w:p>
    <w:p w14:paraId="5682688D" w14:textId="77777777" w:rsidR="00CF5092" w:rsidRDefault="00CF5092" w:rsidP="00CF5092">
      <w:pPr>
        <w:pStyle w:val="FYPNormal"/>
      </w:pPr>
    </w:p>
    <w:p w14:paraId="0236A009" w14:textId="77777777" w:rsidR="00CF5092" w:rsidRPr="00CF5092" w:rsidRDefault="00CF5092" w:rsidP="00CF5092">
      <w:pPr>
        <w:pStyle w:val="FYPNormal"/>
        <w:rPr>
          <w:b/>
          <w:bCs/>
        </w:rPr>
      </w:pPr>
      <w:r w:rsidRPr="00CF5092">
        <w:rPr>
          <w:b/>
          <w:bCs/>
        </w:rPr>
        <w:t>PostgreSQL</w:t>
      </w:r>
    </w:p>
    <w:p w14:paraId="65FAB753" w14:textId="693BAE22" w:rsidR="00CF5092" w:rsidRDefault="00CF5092" w:rsidP="00CF5092">
      <w:pPr>
        <w:pStyle w:val="FYPNormal"/>
      </w:pPr>
      <w:r>
        <w:t xml:space="preserve">PostgreSQL also known as Postgres is a database management system developed by Micheal Stonebraker of the University of California, Berkeley. </w:t>
      </w:r>
      <w:sdt>
        <w:sdtPr>
          <w:id w:val="1025749236"/>
          <w:citation/>
        </w:sdtPr>
        <w:sdtContent>
          <w:r w:rsidR="00D8761C">
            <w:fldChar w:fldCharType="begin"/>
          </w:r>
          <w:r w:rsidR="00D8761C">
            <w:rPr>
              <w:lang w:val="en-US"/>
            </w:rPr>
            <w:instrText xml:space="preserve"> CITATION Gee23 \l 1033 </w:instrText>
          </w:r>
          <w:r w:rsidR="00D8761C">
            <w:fldChar w:fldCharType="separate"/>
          </w:r>
          <w:r w:rsidR="00D8761C" w:rsidRPr="00D8761C">
            <w:rPr>
              <w:noProof/>
              <w:lang w:val="en-US"/>
            </w:rPr>
            <w:t>(GeeksforGeeks, 2023)</w:t>
          </w:r>
          <w:r w:rsidR="00D8761C">
            <w:fldChar w:fldCharType="end"/>
          </w:r>
        </w:sdtContent>
      </w:sdt>
      <w:r>
        <w:t xml:space="preserve"> It is a powerful, </w:t>
      </w:r>
      <w:proofErr w:type="gramStart"/>
      <w:r>
        <w:t>open source</w:t>
      </w:r>
      <w:proofErr w:type="gramEnd"/>
      <w:r>
        <w:t xml:space="preserve"> object-relational database system that uses and extends the SQL language combined with more features that safely store and scale the most complicated data workloads. </w:t>
      </w:r>
      <w:sdt>
        <w:sdtPr>
          <w:id w:val="1912964659"/>
          <w:citation/>
        </w:sdtPr>
        <w:sdtContent>
          <w:r w:rsidR="00D8761C">
            <w:fldChar w:fldCharType="begin"/>
          </w:r>
          <w:r w:rsidR="00D8761C">
            <w:rPr>
              <w:lang w:val="en-US"/>
            </w:rPr>
            <w:instrText xml:space="preserve"> CITATION Pos25 \l 1033 </w:instrText>
          </w:r>
          <w:r w:rsidR="00D8761C">
            <w:fldChar w:fldCharType="separate"/>
          </w:r>
          <w:r w:rsidR="00D8761C" w:rsidRPr="00D8761C">
            <w:rPr>
              <w:noProof/>
              <w:lang w:val="en-US"/>
            </w:rPr>
            <w:t>(PostgreSQL, 2025)</w:t>
          </w:r>
          <w:r w:rsidR="00D8761C">
            <w:fldChar w:fldCharType="end"/>
          </w:r>
        </w:sdtContent>
      </w:sdt>
      <w:r>
        <w:t xml:space="preserve"> PostgreSQL is built and maintained by the volunteer-</w:t>
      </w:r>
      <w:proofErr w:type="spellStart"/>
      <w:r>
        <w:t>centered</w:t>
      </w:r>
      <w:proofErr w:type="spellEnd"/>
      <w:r>
        <w:t xml:space="preserve"> PostgreSQL Global Development Group, and users can use it or even modify it according to their needs without paying licensing fees. </w:t>
      </w:r>
      <w:sdt>
        <w:sdtPr>
          <w:id w:val="1362633712"/>
          <w:citation/>
        </w:sdtPr>
        <w:sdtContent>
          <w:r w:rsidR="00D8761C">
            <w:fldChar w:fldCharType="begin"/>
          </w:r>
          <w:r w:rsidR="00D8761C">
            <w:rPr>
              <w:lang w:val="en-US"/>
            </w:rPr>
            <w:instrText xml:space="preserve"> CITATION Jef22 \l 1033 </w:instrText>
          </w:r>
          <w:r w:rsidR="00D8761C">
            <w:fldChar w:fldCharType="separate"/>
          </w:r>
          <w:r w:rsidR="00D8761C" w:rsidRPr="00D8761C">
            <w:rPr>
              <w:noProof/>
              <w:lang w:val="en-US"/>
            </w:rPr>
            <w:t>(Novotny, 2022)</w:t>
          </w:r>
          <w:r w:rsidR="00D8761C">
            <w:fldChar w:fldCharType="end"/>
          </w:r>
        </w:sdtContent>
      </w:sdt>
      <w:r w:rsidR="00D8761C">
        <w:t xml:space="preserve"> </w:t>
      </w:r>
      <w:r>
        <w:t xml:space="preserve">Additionally, PostgreSQL is a highly popular and widely used database engine where it is available on the majority of operating systems, including Linus, macOS, and Windows. PostgreSQL stands out for its flexibility where it supports both relational queries delivered through the Structured Query Language (SQL) and non-relational JSON queries, enabling it to handle a wide range of data types beyond just strings and numbers, but also accept media such as images, audio and video. With a focus on high SQL compliance and flexibility, PostgreSQL is famous for its solid performance, even at high transaction rates, reliability, and great scalability for very big datasets, and continually improving with new releases. Besides, its implementation of Multi-Version Concurrency Control (MVCC) is considered one of its strongest selling points as it guarantees complete ACID compliance and data validity and integrity even in the face of errors and failures. </w:t>
      </w:r>
      <w:sdt>
        <w:sdtPr>
          <w:id w:val="1223946663"/>
          <w:citation/>
        </w:sdtPr>
        <w:sdtContent>
          <w:r w:rsidR="00D8761C">
            <w:fldChar w:fldCharType="begin"/>
          </w:r>
          <w:r w:rsidR="00D8761C">
            <w:rPr>
              <w:lang w:val="en-US"/>
            </w:rPr>
            <w:instrText xml:space="preserve"> CITATION Jef22 \l 1033 </w:instrText>
          </w:r>
          <w:r w:rsidR="00D8761C">
            <w:fldChar w:fldCharType="separate"/>
          </w:r>
          <w:r w:rsidR="00D8761C" w:rsidRPr="00D8761C">
            <w:rPr>
              <w:noProof/>
              <w:lang w:val="en-US"/>
            </w:rPr>
            <w:t>(Novotny, 2022)</w:t>
          </w:r>
          <w:r w:rsidR="00D8761C">
            <w:fldChar w:fldCharType="end"/>
          </w:r>
        </w:sdtContent>
      </w:sdt>
    </w:p>
    <w:p w14:paraId="691E8B14" w14:textId="77777777" w:rsidR="00CF5092" w:rsidRDefault="00CF5092" w:rsidP="00CF5092">
      <w:pPr>
        <w:pStyle w:val="FYPNormal"/>
      </w:pPr>
    </w:p>
    <w:p w14:paraId="1A2ED599" w14:textId="77777777" w:rsidR="00CF5092" w:rsidRDefault="00CF5092" w:rsidP="00CF5092">
      <w:pPr>
        <w:pStyle w:val="FYPNormal"/>
      </w:pPr>
    </w:p>
    <w:p w14:paraId="0FDC72C2" w14:textId="77777777" w:rsidR="00CF5092" w:rsidRDefault="00CF5092">
      <w:pPr>
        <w:rPr>
          <w:sz w:val="22"/>
          <w:szCs w:val="22"/>
          <w:lang w:eastAsia="zh-CN"/>
        </w:rPr>
      </w:pPr>
      <w:r>
        <w:br w:type="page"/>
      </w:r>
    </w:p>
    <w:p w14:paraId="2CD8485C" w14:textId="0B672AAA" w:rsidR="00CF5092" w:rsidRPr="00CF5092" w:rsidRDefault="00CF5092" w:rsidP="00CF5092">
      <w:pPr>
        <w:pStyle w:val="FYPNormal"/>
        <w:rPr>
          <w:b/>
          <w:bCs/>
        </w:rPr>
      </w:pPr>
      <w:r w:rsidRPr="00CF5092">
        <w:rPr>
          <w:b/>
          <w:bCs/>
        </w:rPr>
        <w:lastRenderedPageBreak/>
        <w:t>MySQL</w:t>
      </w:r>
    </w:p>
    <w:p w14:paraId="70B89FD7" w14:textId="7C21AA65" w:rsidR="00CF5092" w:rsidRDefault="00CF5092" w:rsidP="00CF5092">
      <w:pPr>
        <w:pStyle w:val="FYPNormal"/>
      </w:pPr>
      <w:r>
        <w:t xml:space="preserve">MySQL is a widely known </w:t>
      </w:r>
      <w:proofErr w:type="gramStart"/>
      <w:r>
        <w:t>open source</w:t>
      </w:r>
      <w:proofErr w:type="gramEnd"/>
      <w:r>
        <w:t xml:space="preserve"> relational database management system (RDBMS) that is developed, distributed, and supported by Oracle Corporation. </w:t>
      </w:r>
      <w:sdt>
        <w:sdtPr>
          <w:id w:val="1699193069"/>
          <w:citation/>
        </w:sdtPr>
        <w:sdtContent>
          <w:r w:rsidR="00B923A9">
            <w:fldChar w:fldCharType="begin"/>
          </w:r>
          <w:r w:rsidR="00B923A9">
            <w:rPr>
              <w:lang w:val="en-US"/>
            </w:rPr>
            <w:instrText xml:space="preserve"> CITATION Ora19 \l 1033 </w:instrText>
          </w:r>
          <w:r w:rsidR="00B923A9">
            <w:fldChar w:fldCharType="separate"/>
          </w:r>
          <w:r w:rsidR="00B923A9" w:rsidRPr="00B923A9">
            <w:rPr>
              <w:noProof/>
              <w:lang w:val="en-US"/>
            </w:rPr>
            <w:t>(Oracle, 2019)</w:t>
          </w:r>
          <w:r w:rsidR="00B923A9">
            <w:fldChar w:fldCharType="end"/>
          </w:r>
        </w:sdtContent>
      </w:sdt>
      <w:r>
        <w:t xml:space="preserve"> MySQL is built around SQL for data manipulation and is compatible with multiple operating systems such as Windows, Linux, and macOS. </w:t>
      </w:r>
      <w:sdt>
        <w:sdtPr>
          <w:id w:val="-1359892980"/>
          <w:citation/>
        </w:sdtPr>
        <w:sdtContent>
          <w:r w:rsidR="00B923A9">
            <w:fldChar w:fldCharType="begin"/>
          </w:r>
          <w:r w:rsidR="00B923A9">
            <w:rPr>
              <w:lang w:val="en-US"/>
            </w:rPr>
            <w:instrText xml:space="preserve"> CITATION Gee2528 \l 1033 </w:instrText>
          </w:r>
          <w:r w:rsidR="00B923A9">
            <w:fldChar w:fldCharType="separate"/>
          </w:r>
          <w:r w:rsidR="00B923A9" w:rsidRPr="00B923A9">
            <w:rPr>
              <w:noProof/>
              <w:lang w:val="en-US"/>
            </w:rPr>
            <w:t>(GeeksforGeeks, 2025)</w:t>
          </w:r>
          <w:r w:rsidR="00B923A9">
            <w:fldChar w:fldCharType="end"/>
          </w:r>
        </w:sdtContent>
      </w:sdt>
      <w:r>
        <w:t xml:space="preserve"> At the same time. </w:t>
      </w:r>
      <w:proofErr w:type="spellStart"/>
      <w:r>
        <w:t>mySQL</w:t>
      </w:r>
      <w:proofErr w:type="spellEnd"/>
      <w:r>
        <w:t xml:space="preserve"> supports ACID (Atomicity, Consistency, Isolation, Durability) transactions which ensure database transactions are processed dependably and accurately. With ACID transactions, MySQL ensures consistent and reliable data manipulation and can efficiently handle a high volume of concurrent connections. </w:t>
      </w:r>
      <w:sdt>
        <w:sdtPr>
          <w:id w:val="772214325"/>
          <w:citation/>
        </w:sdtPr>
        <w:sdtContent>
          <w:r w:rsidR="00B923A9">
            <w:fldChar w:fldCharType="begin"/>
          </w:r>
          <w:r w:rsidR="00B923A9">
            <w:rPr>
              <w:lang w:val="en-US"/>
            </w:rPr>
            <w:instrText xml:space="preserve"> CITATION Jef24 \l 1033 </w:instrText>
          </w:r>
          <w:r w:rsidR="00B923A9">
            <w:fldChar w:fldCharType="separate"/>
          </w:r>
          <w:r w:rsidR="00B923A9" w:rsidRPr="00B923A9">
            <w:rPr>
              <w:noProof/>
              <w:lang w:val="en-US"/>
            </w:rPr>
            <w:t>(Erickson, 2024)</w:t>
          </w:r>
          <w:r w:rsidR="00B923A9">
            <w:fldChar w:fldCharType="end"/>
          </w:r>
        </w:sdtContent>
      </w:sdt>
      <w:r>
        <w:t xml:space="preserve"> Furthermore, MySQL is well-known for its speed, reliability, scalability, and ease of use. Other than the compatibility with operating systems, MySQL is also compatible with technology platforms and programming languages such as Java, Python, PHP, and JavaScript. </w:t>
      </w:r>
      <w:sdt>
        <w:sdtPr>
          <w:id w:val="795333705"/>
          <w:citation/>
        </w:sdtPr>
        <w:sdtContent>
          <w:r w:rsidR="00B923A9">
            <w:fldChar w:fldCharType="begin"/>
          </w:r>
          <w:r w:rsidR="00B923A9">
            <w:rPr>
              <w:lang w:val="en-US"/>
            </w:rPr>
            <w:instrText xml:space="preserve"> CITATION Jef24 \l 1033 </w:instrText>
          </w:r>
          <w:r w:rsidR="00B923A9">
            <w:fldChar w:fldCharType="separate"/>
          </w:r>
          <w:r w:rsidR="00B923A9" w:rsidRPr="00B923A9">
            <w:rPr>
              <w:noProof/>
              <w:lang w:val="en-US"/>
            </w:rPr>
            <w:t>(Erickson, 2024)</w:t>
          </w:r>
          <w:r w:rsidR="00B923A9">
            <w:fldChar w:fldCharType="end"/>
          </w:r>
        </w:sdtContent>
      </w:sdt>
      <w:r w:rsidR="00B923A9">
        <w:t xml:space="preserve"> </w:t>
      </w:r>
      <w:r>
        <w:t xml:space="preserve">These characteristics make it suitable for web allocations of all sizes, from personal projects to enterprise‑scale systems such as Facebook, Uber, and Booking.com. </w:t>
      </w:r>
      <w:sdt>
        <w:sdtPr>
          <w:id w:val="808216042"/>
          <w:citation/>
        </w:sdtPr>
        <w:sdtContent>
          <w:r w:rsidR="00B923A9">
            <w:fldChar w:fldCharType="begin"/>
          </w:r>
          <w:r w:rsidR="00B923A9">
            <w:rPr>
              <w:lang w:val="en-US"/>
            </w:rPr>
            <w:instrText xml:space="preserve"> CITATION Jef24 \l 1033 </w:instrText>
          </w:r>
          <w:r w:rsidR="00B923A9">
            <w:fldChar w:fldCharType="separate"/>
          </w:r>
          <w:r w:rsidR="00B923A9" w:rsidRPr="00B923A9">
            <w:rPr>
              <w:noProof/>
              <w:lang w:val="en-US"/>
            </w:rPr>
            <w:t>(Erickson, 2024)</w:t>
          </w:r>
          <w:r w:rsidR="00B923A9">
            <w:fldChar w:fldCharType="end"/>
          </w:r>
        </w:sdtContent>
      </w:sdt>
    </w:p>
    <w:p w14:paraId="73FF361F" w14:textId="77777777" w:rsidR="00CF5092" w:rsidRDefault="00CF5092" w:rsidP="00CF5092">
      <w:pPr>
        <w:pStyle w:val="FYPNormal"/>
      </w:pPr>
    </w:p>
    <w:p w14:paraId="50392013" w14:textId="77777777" w:rsidR="00CF5092" w:rsidRPr="00CF5092" w:rsidRDefault="00CF5092" w:rsidP="00CF5092">
      <w:pPr>
        <w:pStyle w:val="FYPNormal"/>
        <w:rPr>
          <w:b/>
          <w:bCs/>
        </w:rPr>
      </w:pPr>
      <w:r w:rsidRPr="00CF5092">
        <w:rPr>
          <w:b/>
          <w:bCs/>
        </w:rPr>
        <w:t>MariaDB</w:t>
      </w:r>
    </w:p>
    <w:p w14:paraId="2E142A94" w14:textId="2ED42324" w:rsidR="00CF5092" w:rsidRDefault="00CF5092" w:rsidP="00CF5092">
      <w:pPr>
        <w:pStyle w:val="FYPNormal"/>
      </w:pPr>
      <w:r>
        <w:t xml:space="preserve">MariaDB is a popular open-source relational database management system (RDBMS) that was created in 2009 as a community-driven fork of MySQL, developed by the original developers to ensure continuing open-source development and innovation. </w:t>
      </w:r>
      <w:sdt>
        <w:sdtPr>
          <w:id w:val="-464502706"/>
          <w:citation/>
        </w:sdtPr>
        <w:sdtContent>
          <w:r w:rsidR="00B923A9">
            <w:fldChar w:fldCharType="begin"/>
          </w:r>
          <w:r w:rsidR="00B923A9">
            <w:rPr>
              <w:lang w:val="en-US"/>
            </w:rPr>
            <w:instrText xml:space="preserve"> CITATION Mar24 \l 1033 </w:instrText>
          </w:r>
          <w:r w:rsidR="00B923A9">
            <w:fldChar w:fldCharType="separate"/>
          </w:r>
          <w:r w:rsidR="00B923A9" w:rsidRPr="00B923A9">
            <w:rPr>
              <w:noProof/>
              <w:lang w:val="en-US"/>
            </w:rPr>
            <w:t>(Rouse, 2024)</w:t>
          </w:r>
          <w:r w:rsidR="00B923A9">
            <w:fldChar w:fldCharType="end"/>
          </w:r>
        </w:sdtContent>
      </w:sdt>
      <w:r w:rsidR="00751023">
        <w:t xml:space="preserve"> </w:t>
      </w:r>
      <w:sdt>
        <w:sdtPr>
          <w:id w:val="-1123307849"/>
          <w:citation/>
        </w:sdtPr>
        <w:sdtContent>
          <w:r w:rsidR="00751023">
            <w:fldChar w:fldCharType="begin"/>
          </w:r>
          <w:r w:rsidR="00751023">
            <w:rPr>
              <w:lang w:val="en-US"/>
            </w:rPr>
            <w:instrText xml:space="preserve"> CITATION Mar25 \l 1033 </w:instrText>
          </w:r>
          <w:r w:rsidR="00751023">
            <w:fldChar w:fldCharType="separate"/>
          </w:r>
          <w:r w:rsidR="00751023" w:rsidRPr="00751023">
            <w:rPr>
              <w:noProof/>
              <w:lang w:val="en-US"/>
            </w:rPr>
            <w:t>(MariaDB foundation, 2025)</w:t>
          </w:r>
          <w:r w:rsidR="00751023">
            <w:fldChar w:fldCharType="end"/>
          </w:r>
        </w:sdtContent>
      </w:sdt>
      <w:r>
        <w:t xml:space="preserve"> MariaDB Server, licensed under the GNU General Public License (GPLv2), is intended as an upgraded, drop-in replacement for MySQL, which is well-known for its speed, scalability, and resilience. </w:t>
      </w:r>
      <w:sdt>
        <w:sdtPr>
          <w:id w:val="787481941"/>
          <w:citation/>
        </w:sdtPr>
        <w:sdtContent>
          <w:r w:rsidR="00751023">
            <w:fldChar w:fldCharType="begin"/>
          </w:r>
          <w:r w:rsidR="00751023">
            <w:rPr>
              <w:lang w:val="en-US"/>
            </w:rPr>
            <w:instrText xml:space="preserve"> CITATION Mar25 \l 1033 </w:instrText>
          </w:r>
          <w:r w:rsidR="00751023">
            <w:fldChar w:fldCharType="separate"/>
          </w:r>
          <w:r w:rsidR="00751023" w:rsidRPr="00751023">
            <w:rPr>
              <w:noProof/>
              <w:lang w:val="en-US"/>
            </w:rPr>
            <w:t>(MariaDB foundation, 2025)</w:t>
          </w:r>
          <w:r w:rsidR="00751023">
            <w:fldChar w:fldCharType="end"/>
          </w:r>
        </w:sdtContent>
      </w:sdt>
      <w:r>
        <w:t xml:space="preserve"> It has a SQL interface for data access </w:t>
      </w:r>
      <w:sdt>
        <w:sdtPr>
          <w:id w:val="505256011"/>
          <w:citation/>
        </w:sdtPr>
        <w:sdtContent>
          <w:r w:rsidR="00751023">
            <w:fldChar w:fldCharType="begin"/>
          </w:r>
          <w:r w:rsidR="00751023">
            <w:rPr>
              <w:lang w:val="en-US"/>
            </w:rPr>
            <w:instrText xml:space="preserve"> CITATION Mar25 \l 1033 </w:instrText>
          </w:r>
          <w:r w:rsidR="00751023">
            <w:fldChar w:fldCharType="separate"/>
          </w:r>
          <w:r w:rsidR="00751023" w:rsidRPr="00751023">
            <w:rPr>
              <w:noProof/>
              <w:lang w:val="en-US"/>
            </w:rPr>
            <w:t>(MariaDB foundation, 2025)</w:t>
          </w:r>
          <w:r w:rsidR="00751023">
            <w:fldChar w:fldCharType="end"/>
          </w:r>
        </w:sdtContent>
      </w:sdt>
      <w:r>
        <w:t>, supports a rich ecosystem of storage engines, plugins, and tools, and has expanded to include features such as GIS and JSON capabilities, making it a versatile and widely adopted database solution, powering major platforms such as WordPress.com, as well as being included in the majority of Linux distributions.</w:t>
      </w:r>
    </w:p>
    <w:p w14:paraId="04193676" w14:textId="77777777" w:rsidR="00CF5092" w:rsidRDefault="00CF5092" w:rsidP="00CF5092">
      <w:pPr>
        <w:pStyle w:val="FYPNormal"/>
        <w:sectPr w:rsidR="00CF5092" w:rsidSect="00FA2BCE">
          <w:pgSz w:w="11909" w:h="16834" w:code="9"/>
          <w:pgMar w:top="1440" w:right="1440" w:bottom="1440" w:left="1440" w:header="720" w:footer="720" w:gutter="0"/>
          <w:cols w:space="720"/>
          <w:docGrid w:linePitch="272"/>
        </w:sectPr>
      </w:pPr>
    </w:p>
    <w:p w14:paraId="6445C169" w14:textId="44223200" w:rsidR="00CF5092" w:rsidRDefault="00CF5092" w:rsidP="00CF5092">
      <w:pPr>
        <w:pStyle w:val="Heading3"/>
        <w:spacing w:before="0"/>
      </w:pPr>
      <w:bookmarkStart w:id="16" w:name="_Toc202536502"/>
      <w:r>
        <w:lastRenderedPageBreak/>
        <w:t xml:space="preserve">Comparison </w:t>
      </w:r>
      <w:bookmarkEnd w:id="16"/>
      <w:r w:rsidR="00AC14C2">
        <w:t>of Relational Databases for Weddding</w:t>
      </w:r>
    </w:p>
    <w:p w14:paraId="1051EE1B" w14:textId="77777777" w:rsidR="00CF5092" w:rsidRPr="00CF5092" w:rsidRDefault="00CF5092" w:rsidP="00CF5092">
      <w:pPr>
        <w:jc w:val="center"/>
        <w:rPr>
          <w:rFonts w:eastAsia="Times New Roman"/>
          <w:sz w:val="24"/>
          <w:szCs w:val="24"/>
          <w:lang w:val="en-US" w:eastAsia="zh-CN"/>
        </w:rPr>
      </w:pPr>
      <w:r w:rsidRPr="00CF5092">
        <w:rPr>
          <w:rFonts w:eastAsia="Times New Roman"/>
          <w:color w:val="000000"/>
          <w:sz w:val="22"/>
          <w:szCs w:val="22"/>
          <w:lang w:val="en-US" w:eastAsia="zh-CN"/>
        </w:rPr>
        <w:t>Table 2.4 Comparison of Relational Databases for Weddding</w:t>
      </w:r>
    </w:p>
    <w:tbl>
      <w:tblPr>
        <w:tblW w:w="13882" w:type="dxa"/>
        <w:tblCellMar>
          <w:top w:w="15" w:type="dxa"/>
          <w:left w:w="15" w:type="dxa"/>
          <w:bottom w:w="15" w:type="dxa"/>
          <w:right w:w="15" w:type="dxa"/>
        </w:tblCellMar>
        <w:tblLook w:val="04A0" w:firstRow="1" w:lastRow="0" w:firstColumn="1" w:lastColumn="0" w:noHBand="0" w:noVBand="1"/>
      </w:tblPr>
      <w:tblGrid>
        <w:gridCol w:w="2258"/>
        <w:gridCol w:w="3686"/>
        <w:gridCol w:w="3685"/>
        <w:gridCol w:w="4253"/>
      </w:tblGrid>
      <w:tr w:rsidR="00CF5092" w:rsidRPr="00CF5092" w14:paraId="6D5B505D"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84D7D" w14:textId="460DD993" w:rsidR="00CF5092" w:rsidRPr="00790724" w:rsidRDefault="00790724" w:rsidP="00790724">
            <w:pPr>
              <w:jc w:val="center"/>
              <w:rPr>
                <w:rFonts w:eastAsia="Times New Roman"/>
                <w:b/>
                <w:bCs/>
                <w:sz w:val="24"/>
                <w:szCs w:val="24"/>
                <w:lang w:val="en-US" w:eastAsia="zh-CN"/>
              </w:rPr>
            </w:pPr>
            <w:r w:rsidRPr="00790724">
              <w:rPr>
                <w:rFonts w:eastAsia="Times New Roman"/>
                <w:b/>
                <w:bCs/>
                <w:sz w:val="24"/>
                <w:szCs w:val="24"/>
                <w:lang w:val="en-US" w:eastAsia="zh-CN"/>
              </w:rPr>
              <w:t>Criteria</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BE2E0" w14:textId="1B54DADF" w:rsidR="00CF5092" w:rsidRPr="00790724" w:rsidRDefault="00CF5092" w:rsidP="00751023">
            <w:pPr>
              <w:jc w:val="center"/>
              <w:rPr>
                <w:rFonts w:eastAsia="Times New Roman"/>
                <w:b/>
                <w:bCs/>
                <w:sz w:val="24"/>
                <w:szCs w:val="24"/>
                <w:lang w:val="en-US" w:eastAsia="zh-CN"/>
              </w:rPr>
            </w:pPr>
            <w:r w:rsidRPr="00790724">
              <w:rPr>
                <w:rFonts w:eastAsia="Times New Roman"/>
                <w:b/>
                <w:bCs/>
                <w:color w:val="000000"/>
                <w:sz w:val="22"/>
                <w:szCs w:val="22"/>
                <w:lang w:val="en-US" w:eastAsia="zh-CN"/>
              </w:rPr>
              <w:t>PostgreSQL</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B7F85"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MySQL</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7EA7B"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MariaDB</w:t>
            </w:r>
          </w:p>
        </w:tc>
      </w:tr>
      <w:tr w:rsidR="00CF5092" w:rsidRPr="00CF5092" w14:paraId="61D6BDC3"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6FE43"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Primary Focus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5418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Feature-rich, standards-compliant, extensibility</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0D00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Performance, ease of use, widespread adoption</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9AEE1"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Enhanced MySQL (performance, features, open-source)</w:t>
            </w:r>
          </w:p>
        </w:tc>
      </w:tr>
      <w:tr w:rsidR="00CF5092" w:rsidRPr="00CF5092" w14:paraId="5027E3BB"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AC6D9"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Data Model Suitability &amp; Advanced Features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B209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Excellent (Full SQL, advanced JSONB, custom types, object-relational) </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0033"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(Standard SQL, basic JSON support)</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78437"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(MySQL compatible, improved JSON, dynamic columns)</w:t>
            </w:r>
          </w:p>
        </w:tc>
      </w:tr>
      <w:tr w:rsidR="00CF5092" w:rsidRPr="00CF5092" w14:paraId="08234B7A"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86E27"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ACID compliance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9340"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Full ACID compliance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BEA38"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Full ACID compliance</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55CB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Full ACID compliance</w:t>
            </w:r>
          </w:p>
        </w:tc>
      </w:tr>
      <w:tr w:rsidR="00CF5092" w:rsidRPr="00CF5092" w14:paraId="76A977AE"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33D1E"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Performance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91C5"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Highly performant for complex queries &amp; large datasets</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125A8"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Very fast for reads, high concurrency</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E77DF"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Often slightly better than MySQL for certain workloads</w:t>
            </w:r>
          </w:p>
        </w:tc>
      </w:tr>
      <w:tr w:rsidR="00CF5092" w:rsidRPr="00CF5092" w14:paraId="0E059295"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14DF6"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Community Support &amp; Ecosystem</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8CB08"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Large active community, comprehensive online resources</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11C59" w14:textId="03BDD910"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Comprehensive documentation, third-party tools available</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3D3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 xml:space="preserve">Rich ecosystem of plugins, storage engines, </w:t>
            </w:r>
            <w:proofErr w:type="spellStart"/>
            <w:r w:rsidRPr="00CF5092">
              <w:rPr>
                <w:rFonts w:eastAsia="Times New Roman"/>
                <w:color w:val="000000"/>
                <w:sz w:val="22"/>
                <w:szCs w:val="22"/>
                <w:lang w:val="en-US" w:eastAsia="zh-CN"/>
              </w:rPr>
              <w:t>etc</w:t>
            </w:r>
            <w:proofErr w:type="spellEnd"/>
          </w:p>
          <w:p w14:paraId="3D4EAB11" w14:textId="4E8D5C9B" w:rsidR="00CF5092" w:rsidRPr="00CF5092" w:rsidRDefault="00000000" w:rsidP="00CF5092">
            <w:pPr>
              <w:rPr>
                <w:rFonts w:eastAsia="Times New Roman"/>
                <w:sz w:val="24"/>
                <w:szCs w:val="24"/>
                <w:lang w:val="en-US" w:eastAsia="zh-CN"/>
              </w:rPr>
            </w:pPr>
            <w:sdt>
              <w:sdtPr>
                <w:rPr>
                  <w:rFonts w:eastAsia="Times New Roman"/>
                  <w:sz w:val="24"/>
                  <w:szCs w:val="24"/>
                  <w:lang w:val="en-US" w:eastAsia="zh-CN"/>
                </w:rPr>
                <w:id w:val="56987715"/>
                <w:citation/>
              </w:sdtPr>
              <w:sdtContent>
                <w:r w:rsidR="00751023">
                  <w:rPr>
                    <w:rFonts w:eastAsia="Times New Roman"/>
                    <w:sz w:val="24"/>
                    <w:szCs w:val="24"/>
                    <w:lang w:val="en-US" w:eastAsia="zh-CN"/>
                  </w:rPr>
                  <w:fldChar w:fldCharType="begin"/>
                </w:r>
                <w:r w:rsidR="00751023">
                  <w:rPr>
                    <w:rFonts w:eastAsia="Times New Roman"/>
                    <w:color w:val="000000"/>
                    <w:sz w:val="22"/>
                    <w:szCs w:val="22"/>
                    <w:lang w:val="en-US" w:eastAsia="zh-CN"/>
                  </w:rPr>
                  <w:instrText xml:space="preserve"> CITATION Gee22 \l 1033 </w:instrText>
                </w:r>
                <w:r w:rsidR="00751023">
                  <w:rPr>
                    <w:rFonts w:eastAsia="Times New Roman"/>
                    <w:sz w:val="24"/>
                    <w:szCs w:val="24"/>
                    <w:lang w:val="en-US" w:eastAsia="zh-CN"/>
                  </w:rPr>
                  <w:fldChar w:fldCharType="separate"/>
                </w:r>
                <w:r w:rsidR="00751023" w:rsidRPr="00751023">
                  <w:rPr>
                    <w:rFonts w:eastAsia="Times New Roman"/>
                    <w:noProof/>
                    <w:color w:val="000000"/>
                    <w:sz w:val="22"/>
                    <w:szCs w:val="22"/>
                    <w:lang w:val="en-US" w:eastAsia="zh-CN"/>
                  </w:rPr>
                  <w:t>(GeeksforGeeks, 2022)</w:t>
                </w:r>
                <w:r w:rsidR="00751023">
                  <w:rPr>
                    <w:rFonts w:eastAsia="Times New Roman"/>
                    <w:sz w:val="24"/>
                    <w:szCs w:val="24"/>
                    <w:lang w:val="en-US" w:eastAsia="zh-CN"/>
                  </w:rPr>
                  <w:fldChar w:fldCharType="end"/>
                </w:r>
              </w:sdtContent>
            </w:sdt>
          </w:p>
        </w:tc>
      </w:tr>
      <w:tr w:rsidR="00CF5092" w:rsidRPr="00CF5092" w14:paraId="032C57C7"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04B9"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Scalability &amp; Reliability</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2CF3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Robust for vertical scaling, good for sharding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4A962"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for vertical &amp; horizontal</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2C8C0"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for vertical &amp; horizontal</w:t>
            </w:r>
          </w:p>
        </w:tc>
      </w:tr>
      <w:tr w:rsidR="00CF5092" w:rsidRPr="00CF5092" w14:paraId="2CE96765"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21AB"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Supported Platforms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875B0"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All major OS (Windows, Linux, macOS)</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C63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All major OS, highly compatible</w:t>
            </w:r>
            <w:r w:rsidRPr="00CF5092">
              <w:rPr>
                <w:rFonts w:eastAsia="Times New Roman"/>
                <w:color w:val="000000"/>
                <w:sz w:val="22"/>
                <w:szCs w:val="22"/>
                <w:lang w:val="en-US" w:eastAsia="zh-CN"/>
              </w:rPr>
              <w:tab/>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D022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Same as MySQL; designed as drop-in replacement</w:t>
            </w:r>
          </w:p>
        </w:tc>
      </w:tr>
      <w:tr w:rsidR="00CF5092" w:rsidRPr="00CF5092" w14:paraId="5F6441F7" w14:textId="77777777" w:rsidTr="00CF5092">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04883"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Security Features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A939F"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Robust (row-level security, SSL)</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DFFEC"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Strong (Provides user authentication, SSL encryption, and secure data storage options)</w:t>
            </w:r>
          </w:p>
        </w:tc>
        <w:tc>
          <w:tcPr>
            <w:tcW w:w="4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FCD4F"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Strong (similar to MySQL, often with enhancements)</w:t>
            </w:r>
          </w:p>
        </w:tc>
      </w:tr>
    </w:tbl>
    <w:p w14:paraId="1C205066" w14:textId="4F8F99B6" w:rsidR="00CF5092" w:rsidRDefault="00A95A1A" w:rsidP="0068538E">
      <w:pPr>
        <w:pStyle w:val="NormalIndent"/>
        <w:ind w:left="0"/>
        <w:jc w:val="right"/>
      </w:pPr>
      <w:sdt>
        <w:sdtPr>
          <w:id w:val="581951666"/>
          <w:citation/>
        </w:sdtPr>
        <w:sdtContent>
          <w:r>
            <w:fldChar w:fldCharType="begin"/>
          </w:r>
          <w:r>
            <w:instrText xml:space="preserve"> CITATION Sof21 \l 1033 </w:instrText>
          </w:r>
          <w:r>
            <w:fldChar w:fldCharType="separate"/>
          </w:r>
          <w:r>
            <w:rPr>
              <w:noProof/>
            </w:rPr>
            <w:t>(Kholod, 2021)</w:t>
          </w:r>
          <w:r>
            <w:fldChar w:fldCharType="end"/>
          </w:r>
        </w:sdtContent>
      </w:sdt>
      <w:sdt>
        <w:sdtPr>
          <w:id w:val="-459187158"/>
          <w:citation/>
        </w:sdtPr>
        <w:sdtContent>
          <w:r w:rsidR="00477B31">
            <w:fldChar w:fldCharType="begin"/>
          </w:r>
          <w:r w:rsidR="00477B31">
            <w:instrText xml:space="preserve"> CITATION Hai21 \l 1033 </w:instrText>
          </w:r>
          <w:r w:rsidR="00477B31">
            <w:fldChar w:fldCharType="separate"/>
          </w:r>
          <w:r w:rsidR="00477B31">
            <w:rPr>
              <w:noProof/>
            </w:rPr>
            <w:t xml:space="preserve"> (Hairah &amp; Budiman, 2021)</w:t>
          </w:r>
          <w:r w:rsidR="00477B31">
            <w:fldChar w:fldCharType="end"/>
          </w:r>
        </w:sdtContent>
      </w:sdt>
      <w:sdt>
        <w:sdtPr>
          <w:id w:val="477036282"/>
          <w:citation/>
        </w:sdtPr>
        <w:sdtContent>
          <w:r w:rsidR="00477B31">
            <w:fldChar w:fldCharType="begin"/>
          </w:r>
          <w:r w:rsidR="00477B31">
            <w:instrText xml:space="preserve"> CITATION Har21 \l 1033 </w:instrText>
          </w:r>
          <w:r w:rsidR="00477B31">
            <w:fldChar w:fldCharType="separate"/>
          </w:r>
          <w:r w:rsidR="00477B31">
            <w:rPr>
              <w:noProof/>
            </w:rPr>
            <w:t xml:space="preserve"> (Hartono &amp; Erfina, 2021)</w:t>
          </w:r>
          <w:r w:rsidR="00477B31">
            <w:fldChar w:fldCharType="end"/>
          </w:r>
        </w:sdtContent>
      </w:sdt>
    </w:p>
    <w:p w14:paraId="40262A41" w14:textId="7F7787FA" w:rsidR="00CF5092" w:rsidRPr="00CF5092" w:rsidRDefault="00CF5092" w:rsidP="00CF5092">
      <w:pPr>
        <w:pStyle w:val="FYPNormal"/>
        <w:sectPr w:rsidR="00CF5092" w:rsidRPr="00CF5092" w:rsidSect="00FA2BCE">
          <w:pgSz w:w="16834" w:h="11909" w:orient="landscape" w:code="9"/>
          <w:pgMar w:top="1440" w:right="1440" w:bottom="1440" w:left="1440" w:header="720" w:footer="720" w:gutter="0"/>
          <w:cols w:space="720"/>
          <w:docGrid w:linePitch="272"/>
        </w:sectPr>
      </w:pPr>
    </w:p>
    <w:p w14:paraId="5B4090DB" w14:textId="53FBC112" w:rsidR="00CF5092" w:rsidRDefault="00CF5092" w:rsidP="00CF5092">
      <w:pPr>
        <w:pStyle w:val="Heading3"/>
        <w:spacing w:before="0"/>
      </w:pPr>
      <w:bookmarkStart w:id="17" w:name="_Toc202536503"/>
      <w:r>
        <w:lastRenderedPageBreak/>
        <w:t xml:space="preserve">Criteria for </w:t>
      </w:r>
      <w:r w:rsidRPr="00CF5092">
        <w:t>Choosing a Suitable Database for Weddding</w:t>
      </w:r>
      <w:bookmarkEnd w:id="17"/>
    </w:p>
    <w:p w14:paraId="4D3971A7" w14:textId="77777777" w:rsidR="00CF5092" w:rsidRDefault="00CF5092" w:rsidP="00CF5092">
      <w:pPr>
        <w:pStyle w:val="FYPNormal"/>
      </w:pPr>
      <w:r>
        <w:t xml:space="preserve">The selection of a robust and appropriate database is essential for the success of </w:t>
      </w:r>
      <w:r w:rsidRPr="0068538E">
        <w:rPr>
          <w:b/>
          <w:bCs/>
        </w:rPr>
        <w:t>Weddding</w:t>
      </w:r>
      <w:r>
        <w:t xml:space="preserve"> as it forms the fundamental layer for all data persistence and retrieval. To ensure the chosen database is able to </w:t>
      </w:r>
      <w:proofErr w:type="spellStart"/>
      <w:r>
        <w:t>fulfill</w:t>
      </w:r>
      <w:proofErr w:type="spellEnd"/>
      <w:r>
        <w:t xml:space="preserve"> the unique requirements of </w:t>
      </w:r>
      <w:r w:rsidRPr="0068538E">
        <w:rPr>
          <w:b/>
          <w:bCs/>
        </w:rPr>
        <w:t>Weddding</w:t>
      </w:r>
      <w:r>
        <w:t xml:space="preserve">, there are a number of key factors that must be rigorously </w:t>
      </w:r>
      <w:proofErr w:type="spellStart"/>
      <w:r>
        <w:t>analyzed</w:t>
      </w:r>
      <w:proofErr w:type="spellEnd"/>
      <w:r>
        <w:t>.</w:t>
      </w:r>
    </w:p>
    <w:p w14:paraId="2FC9F527" w14:textId="77777777" w:rsidR="00CF5092" w:rsidRDefault="00CF5092" w:rsidP="00CF5092">
      <w:pPr>
        <w:pStyle w:val="FYPNormal"/>
      </w:pPr>
    </w:p>
    <w:p w14:paraId="71CE98B4" w14:textId="77777777" w:rsidR="00CF5092" w:rsidRDefault="00CF5092" w:rsidP="00CF5092">
      <w:pPr>
        <w:pStyle w:val="FYPNormal"/>
      </w:pPr>
      <w:r>
        <w:t xml:space="preserve">First and foremost, the Data Model Suitability and Advanced Features are necessary since </w:t>
      </w:r>
      <w:r w:rsidRPr="0068538E">
        <w:rPr>
          <w:b/>
          <w:bCs/>
        </w:rPr>
        <w:t>Weddding</w:t>
      </w:r>
      <w:r>
        <w:t xml:space="preserve"> involves handling highly structured relationships between users, weddings, and vendors, as well as possible flexibility for semi-structured data such as various vendor portfolio details and 3D venue design. The database's performance is also critical to ensuring fast loading times, rapid updates for real-time budget tracking, and effective execution of complicated queries for vendor finding and reporting, even with heavy concurrent usage. </w:t>
      </w:r>
    </w:p>
    <w:p w14:paraId="1DC532CB" w14:textId="77777777" w:rsidR="00CF5092" w:rsidRDefault="00CF5092" w:rsidP="00CF5092">
      <w:pPr>
        <w:pStyle w:val="FYPNormal"/>
      </w:pPr>
    </w:p>
    <w:p w14:paraId="313A63E6" w14:textId="77777777" w:rsidR="00CF5092" w:rsidRDefault="00CF5092" w:rsidP="00CF5092">
      <w:pPr>
        <w:pStyle w:val="FYPNormal"/>
      </w:pPr>
      <w:r>
        <w:t xml:space="preserve">Furthermore, scalability is another important consideration since the platform must be able to manage an increasing number of users, marriages, and associated data over time, it requires strong methods for both vertical and horizontal development. Besides, reliability and data integrity are crucial for </w:t>
      </w:r>
      <w:r w:rsidRPr="0068538E">
        <w:rPr>
          <w:b/>
          <w:bCs/>
        </w:rPr>
        <w:t>Weddding</w:t>
      </w:r>
      <w:r>
        <w:t xml:space="preserve"> given the sensitive nature of wedding preparation such as financial budgeting, the database must provide ACID (Atomicity, Consistency, Isolation, Durability) compliance to avoid data loss or inconsistencies in important operations. Additionally, a robust Community Support and Ecosystem also provides access to vast documentation, tools, and troubleshooting resources, which are critical for long-term development and maintenance.</w:t>
      </w:r>
    </w:p>
    <w:p w14:paraId="28173357" w14:textId="77777777" w:rsidR="00CF5092" w:rsidRDefault="00CF5092" w:rsidP="00CF5092">
      <w:pPr>
        <w:pStyle w:val="FYPNormal"/>
      </w:pPr>
    </w:p>
    <w:p w14:paraId="0AB3CB4B" w14:textId="77777777" w:rsidR="00CF5092" w:rsidRDefault="00CF5092" w:rsidP="00CF5092">
      <w:pPr>
        <w:pStyle w:val="FYPNormal"/>
      </w:pPr>
      <w:r>
        <w:t xml:space="preserve">Last but not least, practical considerations also play a crucial role in the decision-making process. Factors such as cost and licensing directly impact the project’s financial sustainability, with open-source solutions being highly preferred to reduce long-term expenses. The ease of use and manageability of a database system also influences both developer productivity and the administrative effort required for ongoing maintenance. Equally important are robust security features to protect sensitive user data and financial information from unauthorized access. Moreover, seamless integration with the selected backend framework is essential, as it ensures efficient, reliable communication between the application and the database. Taken together, these comprehensive criteria form the foundation for identifying the most suitable database technology for the </w:t>
      </w:r>
      <w:r w:rsidRPr="0068538E">
        <w:rPr>
          <w:b/>
          <w:bCs/>
        </w:rPr>
        <w:t>Weddding</w:t>
      </w:r>
      <w:r>
        <w:t xml:space="preserve"> platform.</w:t>
      </w:r>
    </w:p>
    <w:p w14:paraId="50E4EA22" w14:textId="509BF16A" w:rsidR="00CF5092" w:rsidRPr="00CF5092" w:rsidRDefault="00CF5092" w:rsidP="00CF5092">
      <w:pPr>
        <w:pStyle w:val="Heading3"/>
        <w:rPr>
          <w:sz w:val="22"/>
          <w:szCs w:val="22"/>
          <w:lang w:eastAsia="zh-CN"/>
        </w:rPr>
      </w:pPr>
      <w:r>
        <w:br w:type="page"/>
      </w:r>
      <w:bookmarkStart w:id="18" w:name="_Toc202536504"/>
      <w:r>
        <w:lastRenderedPageBreak/>
        <w:t>Decision</w:t>
      </w:r>
      <w:bookmarkEnd w:id="18"/>
    </w:p>
    <w:p w14:paraId="1D0DB9AF" w14:textId="46DD75B1" w:rsidR="00CF5092" w:rsidRDefault="00CF5092" w:rsidP="00CF5092">
      <w:pPr>
        <w:pStyle w:val="FYPNormal"/>
      </w:pPr>
      <w:r>
        <w:t xml:space="preserve">After conducting the thorough comparative analysis against the defined criteria, PostgreSQL is chosen as the best database for </w:t>
      </w:r>
      <w:r w:rsidRPr="0068538E">
        <w:rPr>
          <w:b/>
          <w:bCs/>
        </w:rPr>
        <w:t>Weddding</w:t>
      </w:r>
      <w:r>
        <w:t>. The reason behind this decision is due to PostgreSQL’s greater capabilities in are</w:t>
      </w:r>
      <w:r w:rsidR="0068538E">
        <w:t>a</w:t>
      </w:r>
      <w:r>
        <w:t xml:space="preserve">s </w:t>
      </w:r>
      <w:r w:rsidR="0068538E">
        <w:t xml:space="preserve">that are </w:t>
      </w:r>
      <w:r>
        <w:t>crucial to the project’s success, which exceed the benefits provided by MySQL and MariaDB.</w:t>
      </w:r>
    </w:p>
    <w:p w14:paraId="32993D66" w14:textId="77777777" w:rsidR="00CF5092" w:rsidRDefault="00CF5092" w:rsidP="00CF5092">
      <w:pPr>
        <w:pStyle w:val="FYPNormal"/>
      </w:pPr>
    </w:p>
    <w:p w14:paraId="3BD54F31" w14:textId="77777777" w:rsidR="00CF5092" w:rsidRDefault="00CF5092" w:rsidP="00CF5092">
      <w:pPr>
        <w:pStyle w:val="FYPNormal"/>
      </w:pPr>
      <w:r>
        <w:t xml:space="preserve">For </w:t>
      </w:r>
      <w:r w:rsidRPr="0068538E">
        <w:rPr>
          <w:b/>
          <w:bCs/>
        </w:rPr>
        <w:t>Weddding</w:t>
      </w:r>
      <w:r>
        <w:t xml:space="preserve">, PostgreSQL stands out from other databases such as MySQL and MariaDB because of its data handling abilities and advanced features, especially its strong support for JSONB. Even though most of the data of </w:t>
      </w:r>
      <w:r w:rsidRPr="0068538E">
        <w:rPr>
          <w:b/>
          <w:bCs/>
        </w:rPr>
        <w:t>Weddding</w:t>
      </w:r>
      <w:r>
        <w:t xml:space="preserve"> is highly structured, like user profiles and budgets, PostgreSQL's JSONB feature provides flexibility, where semi-structured information such as a vendor's detailed service list or a couple's evolving preferences are able to be stored within the same database. This is incredibly versatile because it keeps everything organized without forcing data to be stored in a rigid manner while maintaining relational integrity. Beyond flexibility, PostgreSQL's strong reliability is another key decisive factor due to its strong ACID compliance and Multi-Version Concurrency Control (MVCC), which means that crucial transactional data, like precise budget calculations, which cannot afford inconsistencies, will remain consistent throughout different operations. This degree of data assurance promotes confidence and dependability for </w:t>
      </w:r>
      <w:r w:rsidRPr="0068538E">
        <w:rPr>
          <w:b/>
          <w:bCs/>
        </w:rPr>
        <w:t>Weddding</w:t>
      </w:r>
      <w:r>
        <w:t xml:space="preserve"> where mistakes might cause serious real-world consequences.</w:t>
      </w:r>
    </w:p>
    <w:p w14:paraId="014BDC2D" w14:textId="77777777" w:rsidR="00CF5092" w:rsidRDefault="00CF5092" w:rsidP="00CF5092">
      <w:pPr>
        <w:pStyle w:val="FYPNormal"/>
      </w:pPr>
    </w:p>
    <w:p w14:paraId="72C70D64" w14:textId="2CF1C655" w:rsidR="00CF5092" w:rsidRDefault="00CF5092" w:rsidP="00CF5092">
      <w:pPr>
        <w:pStyle w:val="FYPNormal"/>
      </w:pPr>
      <w:r>
        <w:t xml:space="preserve">Beyond its foundational strengths, PostgreSQL delivers impressive speed for handling complex searches and vast amounts of data. Its robust scalability, achieved through sophisticated replication and sharding capabilities, ensures that </w:t>
      </w:r>
      <w:r w:rsidRPr="0068538E">
        <w:rPr>
          <w:b/>
          <w:bCs/>
        </w:rPr>
        <w:t>Weddding</w:t>
      </w:r>
      <w:r>
        <w:t xml:space="preserve"> platform can effortlessly manage growing user activity and intricate data demands as it expands. Furthermore, PostgreSQL benefits from a very strong community and a rich ecosystem. This, combined with excellent integration into leading backend frameworks, ensures a stable and well-supported environment for development and ongoing maintenance of the system. While MySQL and MariaDB certainly offer solid performance, user-friendliness, and large communities, PostgreSQL's more advanced features and its steadfast commitment to data integrity position it as the most future-proof and robust choice, making it ideally suited for managing the complex and critical information central to the </w:t>
      </w:r>
      <w:r w:rsidRPr="0068538E">
        <w:rPr>
          <w:b/>
          <w:bCs/>
        </w:rPr>
        <w:t>Weddding</w:t>
      </w:r>
      <w:r>
        <w:t xml:space="preserve"> 3D venue planning and management system.</w:t>
      </w:r>
    </w:p>
    <w:p w14:paraId="55C5775B" w14:textId="1380B01C" w:rsidR="00CF5092" w:rsidRDefault="00CF5092">
      <w:pPr>
        <w:rPr>
          <w:sz w:val="22"/>
          <w:szCs w:val="22"/>
          <w:lang w:eastAsia="zh-CN"/>
        </w:rPr>
      </w:pPr>
      <w:r>
        <w:br w:type="page"/>
      </w:r>
    </w:p>
    <w:p w14:paraId="4AF0D1AD" w14:textId="772A8FDF" w:rsidR="00CF5092" w:rsidRDefault="00CF5092" w:rsidP="00CF5092">
      <w:pPr>
        <w:pStyle w:val="Heading2"/>
      </w:pPr>
      <w:bookmarkStart w:id="19" w:name="_Toc202536505"/>
      <w:r>
        <w:lastRenderedPageBreak/>
        <w:t>Backend Framework</w:t>
      </w:r>
      <w:bookmarkEnd w:id="19"/>
    </w:p>
    <w:p w14:paraId="7B45A02A" w14:textId="5916955F" w:rsidR="00CF5092" w:rsidRDefault="00CF5092" w:rsidP="00CF5092">
      <w:pPr>
        <w:pStyle w:val="FYPNormal"/>
      </w:pPr>
      <w:r>
        <w:t xml:space="preserve">A web application consists of two parts, which are the frontend and the backend. Frontend, so-called the client-side, is anything that a user sees in the browser as mentioned in previous sections. Backend, so-called the server-side, on the other hand, is the hidden processes that enable the website to run without properly. </w:t>
      </w:r>
      <w:sdt>
        <w:sdtPr>
          <w:id w:val="-2137481859"/>
          <w:citation/>
        </w:sdtPr>
        <w:sdtContent>
          <w:r w:rsidR="00BB621C">
            <w:fldChar w:fldCharType="begin"/>
          </w:r>
          <w:r w:rsidR="00BB621C">
            <w:rPr>
              <w:lang w:val="en-US"/>
            </w:rPr>
            <w:instrText xml:space="preserve"> CITATION Cod25 \l 1033 </w:instrText>
          </w:r>
          <w:r w:rsidR="00BB621C">
            <w:fldChar w:fldCharType="separate"/>
          </w:r>
          <w:r w:rsidR="00BB621C" w:rsidRPr="00BB621C">
            <w:rPr>
              <w:noProof/>
              <w:lang w:val="en-US"/>
            </w:rPr>
            <w:t>(Team, 2025)</w:t>
          </w:r>
          <w:r w:rsidR="00BB621C">
            <w:fldChar w:fldCharType="end"/>
          </w:r>
        </w:sdtContent>
      </w:sdt>
      <w:r w:rsidR="00BB621C">
        <w:t xml:space="preserve"> </w:t>
      </w:r>
      <w:r>
        <w:t xml:space="preserve">The development of backend involves the logic, database, and other operations that are built behind the scenes to run the web servers efficiently. This includes the main features and functionalities of the application on the server. In modern development, backend frameworks are commonly in use in the development to increase the level of quality and standardization of web applications. </w:t>
      </w:r>
      <w:sdt>
        <w:sdtPr>
          <w:id w:val="2013713269"/>
          <w:citation/>
        </w:sdtPr>
        <w:sdtContent>
          <w:r w:rsidR="00BB621C">
            <w:fldChar w:fldCharType="begin"/>
          </w:r>
          <w:r w:rsidR="00BB621C">
            <w:rPr>
              <w:lang w:val="en-US"/>
            </w:rPr>
            <w:instrText xml:space="preserve"> CITATION Mar19 \l 1033 </w:instrText>
          </w:r>
          <w:r w:rsidR="00BB621C">
            <w:fldChar w:fldCharType="separate"/>
          </w:r>
          <w:r w:rsidR="00BB621C" w:rsidRPr="00BB621C">
            <w:rPr>
              <w:noProof/>
              <w:lang w:val="en-US"/>
            </w:rPr>
            <w:t>(Marin Kaluža, 2019)</w:t>
          </w:r>
          <w:r w:rsidR="00BB621C">
            <w:fldChar w:fldCharType="end"/>
          </w:r>
        </w:sdtContent>
      </w:sdt>
      <w:r>
        <w:t xml:space="preserve"> Backend frameworks are able to achieve these as they offer reusable components, libraries, and tools, which simplify and accelerate the development process, promote code organization, and enhance security and performance. However, there are numerous backend frameworks in the market where each of them offers different features and characteristics, and written in different languages. </w:t>
      </w:r>
    </w:p>
    <w:p w14:paraId="391E6DEF" w14:textId="77777777" w:rsidR="00CF5092" w:rsidRDefault="00CF5092" w:rsidP="00CF5092">
      <w:pPr>
        <w:pStyle w:val="FYPNormal"/>
      </w:pPr>
    </w:p>
    <w:p w14:paraId="5F6C3B45" w14:textId="77777777" w:rsidR="00CF5092" w:rsidRDefault="00CF5092" w:rsidP="00CF5092">
      <w:pPr>
        <w:pStyle w:val="FYPNormal"/>
      </w:pPr>
      <w:r>
        <w:t xml:space="preserve">In the context of </w:t>
      </w:r>
      <w:r w:rsidRPr="0068538E">
        <w:rPr>
          <w:b/>
          <w:bCs/>
        </w:rPr>
        <w:t>Weddding</w:t>
      </w:r>
      <w:r>
        <w:t xml:space="preserve">, a backend framework is essential for its development which includes the features such as 3D venue design, vendor management, and budget planning and tracking. A backend framework helps to facilitate the communication between the frontend interface and the backend database, process user actions such as booking a vendor, and handles user authentication and data security. With the use of a backend framework, </w:t>
      </w:r>
      <w:r w:rsidRPr="0068538E">
        <w:rPr>
          <w:b/>
          <w:bCs/>
        </w:rPr>
        <w:t>Weddding</w:t>
      </w:r>
      <w:r>
        <w:t xml:space="preserve"> are able to provide a reliable and responsive user experience, and maintain structured and reusable code. In short, a backend framework not only helps to ensure the system builds the logic of the platform, it also ensures the security of data, code quality and even enhances user experience by improving the platform’s performance. </w:t>
      </w:r>
    </w:p>
    <w:p w14:paraId="562AB0EA" w14:textId="77777777" w:rsidR="00CF5092" w:rsidRDefault="00CF5092" w:rsidP="00CF5092">
      <w:pPr>
        <w:pStyle w:val="FYPNormal"/>
      </w:pPr>
    </w:p>
    <w:p w14:paraId="097590E4" w14:textId="3ED1DB99" w:rsidR="00CF5092" w:rsidRDefault="00CF5092" w:rsidP="00CF5092">
      <w:pPr>
        <w:pStyle w:val="FYPNormal"/>
      </w:pPr>
      <w:r>
        <w:t xml:space="preserve">In this project, the selection of backend framework for the development of </w:t>
      </w:r>
      <w:r w:rsidRPr="0068538E">
        <w:rPr>
          <w:b/>
          <w:bCs/>
        </w:rPr>
        <w:t>Weddding</w:t>
      </w:r>
      <w:r>
        <w:t xml:space="preserve"> includes Express.js, Django, and Laravel.</w:t>
      </w:r>
    </w:p>
    <w:p w14:paraId="6AD2B928" w14:textId="77777777" w:rsidR="00CF5092" w:rsidRDefault="00CF5092" w:rsidP="00CF5092">
      <w:pPr>
        <w:pStyle w:val="FYPNormal"/>
      </w:pPr>
    </w:p>
    <w:p w14:paraId="3A9DB2B3" w14:textId="4EDD48B4" w:rsidR="00CF5092" w:rsidRDefault="00CF5092">
      <w:pPr>
        <w:rPr>
          <w:sz w:val="22"/>
          <w:szCs w:val="22"/>
          <w:lang w:eastAsia="zh-CN"/>
        </w:rPr>
      </w:pPr>
      <w:r>
        <w:br w:type="page"/>
      </w:r>
    </w:p>
    <w:p w14:paraId="1A3B0CC4" w14:textId="147182D1" w:rsidR="00CF5092" w:rsidRDefault="00AC14C2" w:rsidP="00CF5092">
      <w:pPr>
        <w:pStyle w:val="Heading3"/>
      </w:pPr>
      <w:bookmarkStart w:id="20" w:name="_Toc202536506"/>
      <w:r>
        <w:lastRenderedPageBreak/>
        <w:t xml:space="preserve">Backend </w:t>
      </w:r>
      <w:r w:rsidR="00CF5092">
        <w:t>Framework</w:t>
      </w:r>
      <w:bookmarkEnd w:id="20"/>
      <w:r>
        <w:t xml:space="preserve"> Options</w:t>
      </w:r>
    </w:p>
    <w:p w14:paraId="16DED6B3" w14:textId="77777777" w:rsidR="00CF5092" w:rsidRPr="00CF5092" w:rsidRDefault="00CF5092" w:rsidP="00CF5092">
      <w:pPr>
        <w:pStyle w:val="FYPNormal"/>
        <w:rPr>
          <w:b/>
          <w:bCs/>
        </w:rPr>
      </w:pPr>
      <w:r w:rsidRPr="00CF5092">
        <w:rPr>
          <w:b/>
          <w:bCs/>
        </w:rPr>
        <w:t>Express.js</w:t>
      </w:r>
    </w:p>
    <w:p w14:paraId="7DDF5416" w14:textId="2BCE44D7" w:rsidR="00CF5092" w:rsidRDefault="00CF5092" w:rsidP="00CF5092">
      <w:pPr>
        <w:pStyle w:val="FYPNormal"/>
      </w:pPr>
      <w:r>
        <w:t xml:space="preserve">Express.js is a minimalist and flexible backend web framework built on top of Node.js, that provides a list of features for building web and mobile applications easily. </w:t>
      </w:r>
      <w:sdt>
        <w:sdtPr>
          <w:id w:val="-1018234890"/>
          <w:citation/>
        </w:sdtPr>
        <w:sdtContent>
          <w:r w:rsidR="00BB621C">
            <w:fldChar w:fldCharType="begin"/>
          </w:r>
          <w:r w:rsidR="00BB621C">
            <w:rPr>
              <w:lang w:val="en-US"/>
            </w:rPr>
            <w:instrText xml:space="preserve"> CITATION Gee25 \l 1033 </w:instrText>
          </w:r>
          <w:r w:rsidR="00BB621C">
            <w:fldChar w:fldCharType="separate"/>
          </w:r>
          <w:r w:rsidR="00BB621C" w:rsidRPr="00BB621C">
            <w:rPr>
              <w:noProof/>
              <w:lang w:val="en-US"/>
            </w:rPr>
            <w:t>(GeeksforGeeks, 2025)</w:t>
          </w:r>
          <w:r w:rsidR="00BB621C">
            <w:fldChar w:fldCharType="end"/>
          </w:r>
        </w:sdtContent>
      </w:sdt>
      <w:r>
        <w:t xml:space="preserve"> This framework provides a lightweight structure for handling HTTP requests, middleware integration, and routing, allowing developers to fine-tune the application’s </w:t>
      </w:r>
      <w:proofErr w:type="spellStart"/>
      <w:r>
        <w:t>behavior</w:t>
      </w:r>
      <w:proofErr w:type="spellEnd"/>
      <w:r>
        <w:t xml:space="preserve">. Besides, Express is opinionated, which means that it does not restrict developers to develop according to a particular structure or design pattern, instead, it provides developers the freedom to structure their projects in the way they prefer. </w:t>
      </w:r>
      <w:sdt>
        <w:sdtPr>
          <w:id w:val="951511535"/>
          <w:citation/>
        </w:sdtPr>
        <w:sdtContent>
          <w:r w:rsidR="00BB621C">
            <w:fldChar w:fldCharType="begin"/>
          </w:r>
          <w:r w:rsidR="00BB621C">
            <w:rPr>
              <w:lang w:val="en-US"/>
            </w:rPr>
            <w:instrText xml:space="preserve"> CITATION Gee25 \l 1033 </w:instrText>
          </w:r>
          <w:r w:rsidR="00BB621C">
            <w:fldChar w:fldCharType="separate"/>
          </w:r>
          <w:r w:rsidR="00BB621C" w:rsidRPr="00BB621C">
            <w:rPr>
              <w:noProof/>
              <w:lang w:val="en-US"/>
            </w:rPr>
            <w:t>(GeeksforGeeks, 2025)</w:t>
          </w:r>
          <w:r w:rsidR="00BB621C">
            <w:fldChar w:fldCharType="end"/>
          </w:r>
        </w:sdtContent>
      </w:sdt>
      <w:r>
        <w:t xml:space="preserve"> This characteristic makes it a popular option for developers who want flexibility and high performance in building RESTful APIs, single-page applications (SPA), and real-time applications. Additionally, its light footprint and extensive </w:t>
      </w:r>
      <w:proofErr w:type="spellStart"/>
      <w:r>
        <w:t>npm</w:t>
      </w:r>
      <w:proofErr w:type="spellEnd"/>
      <w:r>
        <w:t xml:space="preserve"> ecosystem provide immense flexibility, but it requires more manual configuration compared to full-stack frameworks.</w:t>
      </w:r>
    </w:p>
    <w:p w14:paraId="7BA9BFA2" w14:textId="77777777" w:rsidR="00CF5092" w:rsidRDefault="00CF5092" w:rsidP="00CF5092">
      <w:pPr>
        <w:pStyle w:val="FYPNormal"/>
      </w:pPr>
    </w:p>
    <w:p w14:paraId="3A299C91" w14:textId="77777777" w:rsidR="00CF5092" w:rsidRPr="00CF5092" w:rsidRDefault="00CF5092" w:rsidP="00CF5092">
      <w:pPr>
        <w:pStyle w:val="FYPNormal"/>
        <w:rPr>
          <w:b/>
          <w:bCs/>
        </w:rPr>
      </w:pPr>
      <w:r w:rsidRPr="00CF5092">
        <w:rPr>
          <w:b/>
          <w:bCs/>
        </w:rPr>
        <w:t>Django</w:t>
      </w:r>
    </w:p>
    <w:p w14:paraId="6968441C" w14:textId="403AE43B" w:rsidR="00CF5092" w:rsidRDefault="00CF5092" w:rsidP="00CF5092">
      <w:pPr>
        <w:pStyle w:val="FYPNormal"/>
      </w:pPr>
      <w:r>
        <w:t xml:space="preserve">Django is a high-level Python web framework that encourages rapid development and clean, pragmatic design. </w:t>
      </w:r>
      <w:sdt>
        <w:sdtPr>
          <w:id w:val="-1414160991"/>
          <w:citation/>
        </w:sdtPr>
        <w:sdtContent>
          <w:r w:rsidR="00BB621C">
            <w:fldChar w:fldCharType="begin"/>
          </w:r>
          <w:r w:rsidR="00BB621C">
            <w:rPr>
              <w:lang w:val="en-US"/>
            </w:rPr>
            <w:instrText xml:space="preserve"> CITATION Dja25 \l 1033 </w:instrText>
          </w:r>
          <w:r w:rsidR="00BB621C">
            <w:fldChar w:fldCharType="separate"/>
          </w:r>
          <w:r w:rsidR="00BB621C" w:rsidRPr="00BB621C">
            <w:rPr>
              <w:noProof/>
              <w:lang w:val="en-US"/>
            </w:rPr>
            <w:t>(Django, 2025)</w:t>
          </w:r>
          <w:r w:rsidR="00BB621C">
            <w:fldChar w:fldCharType="end"/>
          </w:r>
        </w:sdtContent>
      </w:sdt>
      <w:r>
        <w:t xml:space="preserve"> Django emphasizes reusability of components which follows the “Don’t Repeat Yourself” (DRY) principle. In other words, Django is a framework that aims to reduce redundancy in code, and make it more efficient and easier to maintain. </w:t>
      </w:r>
      <w:sdt>
        <w:sdtPr>
          <w:id w:val="1240980624"/>
          <w:citation/>
        </w:sdtPr>
        <w:sdtContent>
          <w:r w:rsidR="00836817">
            <w:fldChar w:fldCharType="begin"/>
          </w:r>
          <w:r w:rsidR="00836817">
            <w:rPr>
              <w:lang w:val="en-US"/>
            </w:rPr>
            <w:instrText xml:space="preserve"> CITATION Gee24 \l 1033 </w:instrText>
          </w:r>
          <w:r w:rsidR="00836817">
            <w:fldChar w:fldCharType="separate"/>
          </w:r>
          <w:r w:rsidR="00836817" w:rsidRPr="00836817">
            <w:rPr>
              <w:noProof/>
              <w:lang w:val="en-US"/>
            </w:rPr>
            <w:t>(GeeksforGeeks, 2024)</w:t>
          </w:r>
          <w:r w:rsidR="00836817">
            <w:fldChar w:fldCharType="end"/>
          </w:r>
        </w:sdtContent>
      </w:sdt>
      <w:r>
        <w:t xml:space="preserve"> Django follows the Batteries-included philosophy where it provides a vast </w:t>
      </w:r>
      <w:r w:rsidR="0068538E">
        <w:t>number</w:t>
      </w:r>
      <w:r>
        <w:t xml:space="preserve"> of built-in features and functionalities such as ORM (Object-Relational Mapping), admin panel, authentication, and more. Furthermore, it follows the Model-View-Template (MVT) architecture that separates the data, user interface, and business logic to make the code easier to manage and maintain. With strong community support and a focus on best practices, Django is a preferred choice for complex, data-intensive web applications, and enterprise-grade applications.</w:t>
      </w:r>
    </w:p>
    <w:p w14:paraId="6009D36A" w14:textId="77777777" w:rsidR="00CF5092" w:rsidRDefault="00CF5092" w:rsidP="00CF5092">
      <w:pPr>
        <w:pStyle w:val="FYPNormal"/>
      </w:pPr>
    </w:p>
    <w:p w14:paraId="74008343" w14:textId="77777777" w:rsidR="00CF5092" w:rsidRPr="00CF5092" w:rsidRDefault="00CF5092" w:rsidP="00CF5092">
      <w:pPr>
        <w:pStyle w:val="FYPNormal"/>
        <w:rPr>
          <w:b/>
          <w:bCs/>
        </w:rPr>
      </w:pPr>
      <w:r w:rsidRPr="00CF5092">
        <w:rPr>
          <w:b/>
          <w:bCs/>
        </w:rPr>
        <w:t>Laravel</w:t>
      </w:r>
    </w:p>
    <w:p w14:paraId="2E15A065" w14:textId="53B36261" w:rsidR="00CF5092" w:rsidRDefault="00CF5092" w:rsidP="00CF5092">
      <w:pPr>
        <w:pStyle w:val="FYPNormal"/>
      </w:pPr>
      <w:r>
        <w:t xml:space="preserve">Laravel is a popular powerful PHP web application framework known for its elegant syntax and developer-friendly features. It adopts the Model-View-Controller (MVC) architecture and provides built-in features such as authentication, routing, and database migrations </w:t>
      </w:r>
      <w:sdt>
        <w:sdtPr>
          <w:id w:val="-961110729"/>
          <w:citation/>
        </w:sdtPr>
        <w:sdtContent>
          <w:r w:rsidR="00BE13F0">
            <w:fldChar w:fldCharType="begin"/>
          </w:r>
          <w:r w:rsidR="00BE13F0">
            <w:rPr>
              <w:lang w:val="en-US"/>
            </w:rPr>
            <w:instrText xml:space="preserve"> CITATION Gee241 \l 1033 </w:instrText>
          </w:r>
          <w:r w:rsidR="00BE13F0">
            <w:fldChar w:fldCharType="separate"/>
          </w:r>
          <w:r w:rsidR="00BE13F0" w:rsidRPr="00BE13F0">
            <w:rPr>
              <w:noProof/>
              <w:lang w:val="en-US"/>
            </w:rPr>
            <w:t>(GeeksforGeeks, 2024)</w:t>
          </w:r>
          <w:r w:rsidR="00BE13F0">
            <w:fldChar w:fldCharType="end"/>
          </w:r>
        </w:sdtContent>
      </w:sdt>
      <w:r>
        <w:t xml:space="preserve"> which makes the development process simpler and more enjoyable for developers. Moreover, Laravel provides a full ecosystem of tools and packages such as the Artisan CLI, Eloquent ORM, and Blade template engine that significantly accelerate development. It is an excellent choice for a wide range of web applications, including small projects and huge business systems.</w:t>
      </w:r>
    </w:p>
    <w:p w14:paraId="246919FF" w14:textId="77777777" w:rsidR="00CF5092" w:rsidRDefault="00CF5092" w:rsidP="00CF5092">
      <w:pPr>
        <w:pStyle w:val="FYPNormal"/>
        <w:sectPr w:rsidR="00CF5092" w:rsidSect="00FA2BCE">
          <w:pgSz w:w="11909" w:h="16834" w:code="9"/>
          <w:pgMar w:top="1440" w:right="1440" w:bottom="1440" w:left="1440" w:header="720" w:footer="720" w:gutter="0"/>
          <w:cols w:space="720"/>
          <w:docGrid w:linePitch="272"/>
        </w:sectPr>
      </w:pPr>
    </w:p>
    <w:p w14:paraId="317704B7" w14:textId="4EFAEAD5" w:rsidR="00CF5092" w:rsidRDefault="00CF5092" w:rsidP="00AC14C2">
      <w:pPr>
        <w:pStyle w:val="Heading3"/>
        <w:spacing w:before="0"/>
      </w:pPr>
      <w:bookmarkStart w:id="21" w:name="_Toc202536507"/>
      <w:r>
        <w:lastRenderedPageBreak/>
        <w:t xml:space="preserve">Comparison </w:t>
      </w:r>
      <w:bookmarkEnd w:id="21"/>
      <w:r w:rsidR="00AC14C2">
        <w:t>of Backend Frameworks for Weddding</w:t>
      </w:r>
    </w:p>
    <w:p w14:paraId="6E07C692" w14:textId="77777777" w:rsidR="00CF5092" w:rsidRPr="00CF5092" w:rsidRDefault="00CF5092" w:rsidP="00CF5092">
      <w:pPr>
        <w:jc w:val="center"/>
        <w:rPr>
          <w:rFonts w:eastAsia="Times New Roman"/>
          <w:sz w:val="24"/>
          <w:szCs w:val="24"/>
          <w:lang w:val="en-US" w:eastAsia="zh-CN"/>
        </w:rPr>
      </w:pPr>
      <w:r w:rsidRPr="00CF5092">
        <w:rPr>
          <w:rFonts w:eastAsia="Times New Roman"/>
          <w:color w:val="000000"/>
          <w:sz w:val="22"/>
          <w:szCs w:val="22"/>
          <w:lang w:val="en-US" w:eastAsia="zh-CN"/>
        </w:rPr>
        <w:t>Table 2.5 Comparison of Backend Frameworks for Weddding</w:t>
      </w:r>
    </w:p>
    <w:tbl>
      <w:tblPr>
        <w:tblW w:w="13882" w:type="dxa"/>
        <w:tblCellMar>
          <w:top w:w="15" w:type="dxa"/>
          <w:left w:w="15" w:type="dxa"/>
          <w:bottom w:w="15" w:type="dxa"/>
          <w:right w:w="15" w:type="dxa"/>
        </w:tblCellMar>
        <w:tblLook w:val="04A0" w:firstRow="1" w:lastRow="0" w:firstColumn="1" w:lastColumn="0" w:noHBand="0" w:noVBand="1"/>
      </w:tblPr>
      <w:tblGrid>
        <w:gridCol w:w="3392"/>
        <w:gridCol w:w="3402"/>
        <w:gridCol w:w="3686"/>
        <w:gridCol w:w="3402"/>
      </w:tblGrid>
      <w:tr w:rsidR="00CF5092" w:rsidRPr="00CF5092" w14:paraId="287E1C60"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9B6BE"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Criteria</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4597B"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Express.js</w:t>
            </w:r>
          </w:p>
          <w:p w14:paraId="36A9C84F" w14:textId="4D0B9722" w:rsidR="00CF5092" w:rsidRPr="00790724" w:rsidRDefault="00000000" w:rsidP="00CF5092">
            <w:pPr>
              <w:jc w:val="center"/>
              <w:rPr>
                <w:rFonts w:eastAsia="Times New Roman"/>
                <w:sz w:val="24"/>
                <w:szCs w:val="24"/>
                <w:lang w:val="en-US" w:eastAsia="zh-CN"/>
              </w:rPr>
            </w:pPr>
            <w:sdt>
              <w:sdtPr>
                <w:rPr>
                  <w:rFonts w:eastAsia="Times New Roman"/>
                  <w:sz w:val="24"/>
                  <w:szCs w:val="24"/>
                  <w:lang w:val="en-US" w:eastAsia="zh-CN"/>
                </w:rPr>
                <w:id w:val="-706017770"/>
                <w:citation/>
              </w:sdtPr>
              <w:sdtContent>
                <w:r w:rsidR="00BE13F0" w:rsidRPr="00790724">
                  <w:rPr>
                    <w:rFonts w:eastAsia="Times New Roman"/>
                    <w:sz w:val="24"/>
                    <w:szCs w:val="24"/>
                    <w:lang w:val="en-US" w:eastAsia="zh-CN"/>
                  </w:rPr>
                  <w:fldChar w:fldCharType="begin"/>
                </w:r>
                <w:r w:rsidR="00BE13F0" w:rsidRPr="00790724">
                  <w:rPr>
                    <w:rFonts w:eastAsia="Times New Roman"/>
                    <w:color w:val="000000"/>
                    <w:sz w:val="22"/>
                    <w:szCs w:val="22"/>
                    <w:lang w:val="en-US" w:eastAsia="zh-CN"/>
                  </w:rPr>
                  <w:instrText xml:space="preserve"> CITATION Ope25 \l 1033 </w:instrText>
                </w:r>
                <w:r w:rsidR="00BE13F0" w:rsidRPr="00790724">
                  <w:rPr>
                    <w:rFonts w:eastAsia="Times New Roman"/>
                    <w:sz w:val="24"/>
                    <w:szCs w:val="24"/>
                    <w:lang w:val="en-US" w:eastAsia="zh-CN"/>
                  </w:rPr>
                  <w:fldChar w:fldCharType="separate"/>
                </w:r>
                <w:r w:rsidR="00BE13F0" w:rsidRPr="00790724">
                  <w:rPr>
                    <w:rFonts w:eastAsia="Times New Roman"/>
                    <w:noProof/>
                    <w:color w:val="000000"/>
                    <w:sz w:val="22"/>
                    <w:szCs w:val="22"/>
                    <w:lang w:val="en-US" w:eastAsia="zh-CN"/>
                  </w:rPr>
                  <w:t>(OpenJS Foundation, 2025)</w:t>
                </w:r>
                <w:r w:rsidR="00BE13F0" w:rsidRPr="00790724">
                  <w:rPr>
                    <w:rFonts w:eastAsia="Times New Roman"/>
                    <w:sz w:val="24"/>
                    <w:szCs w:val="24"/>
                    <w:lang w:val="en-US" w:eastAsia="zh-CN"/>
                  </w:rPr>
                  <w:fldChar w:fldCharType="end"/>
                </w:r>
              </w:sdtContent>
            </w:sdt>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645A8"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Django</w:t>
            </w:r>
          </w:p>
          <w:p w14:paraId="165B1866" w14:textId="22536EBC" w:rsidR="00CF5092" w:rsidRPr="00790724" w:rsidRDefault="00000000" w:rsidP="00CF5092">
            <w:pPr>
              <w:jc w:val="center"/>
              <w:rPr>
                <w:rFonts w:eastAsia="Times New Roman"/>
                <w:sz w:val="24"/>
                <w:szCs w:val="24"/>
                <w:lang w:val="en-US" w:eastAsia="zh-CN"/>
              </w:rPr>
            </w:pPr>
            <w:sdt>
              <w:sdtPr>
                <w:rPr>
                  <w:rFonts w:eastAsia="Times New Roman"/>
                  <w:sz w:val="24"/>
                  <w:szCs w:val="24"/>
                  <w:lang w:val="en-US" w:eastAsia="zh-CN"/>
                </w:rPr>
                <w:id w:val="1649171102"/>
                <w:citation/>
              </w:sdtPr>
              <w:sdtContent>
                <w:r w:rsidR="00BA3798" w:rsidRPr="00790724">
                  <w:rPr>
                    <w:rFonts w:eastAsia="Times New Roman"/>
                    <w:sz w:val="24"/>
                    <w:szCs w:val="24"/>
                    <w:lang w:val="en-US" w:eastAsia="zh-CN"/>
                  </w:rPr>
                  <w:fldChar w:fldCharType="begin"/>
                </w:r>
                <w:r w:rsidR="00BA3798" w:rsidRPr="00790724">
                  <w:rPr>
                    <w:rFonts w:eastAsia="Times New Roman"/>
                    <w:color w:val="000000"/>
                    <w:sz w:val="22"/>
                    <w:szCs w:val="22"/>
                    <w:lang w:val="en-US" w:eastAsia="zh-CN"/>
                  </w:rPr>
                  <w:instrText xml:space="preserve"> CITATION Dja25 \l 1033 </w:instrText>
                </w:r>
                <w:r w:rsidR="00BA3798" w:rsidRPr="00790724">
                  <w:rPr>
                    <w:rFonts w:eastAsia="Times New Roman"/>
                    <w:sz w:val="24"/>
                    <w:szCs w:val="24"/>
                    <w:lang w:val="en-US" w:eastAsia="zh-CN"/>
                  </w:rPr>
                  <w:fldChar w:fldCharType="separate"/>
                </w:r>
                <w:r w:rsidR="00BA3798" w:rsidRPr="00790724">
                  <w:rPr>
                    <w:rFonts w:eastAsia="Times New Roman"/>
                    <w:noProof/>
                    <w:color w:val="000000"/>
                    <w:sz w:val="22"/>
                    <w:szCs w:val="22"/>
                    <w:lang w:val="en-US" w:eastAsia="zh-CN"/>
                  </w:rPr>
                  <w:t>(Django, 2025)</w:t>
                </w:r>
                <w:r w:rsidR="00BA3798" w:rsidRPr="00790724">
                  <w:rPr>
                    <w:rFonts w:eastAsia="Times New Roman"/>
                    <w:sz w:val="24"/>
                    <w:szCs w:val="24"/>
                    <w:lang w:val="en-US" w:eastAsia="zh-CN"/>
                  </w:rPr>
                  <w:fldChar w:fldCharType="end"/>
                </w:r>
              </w:sdtContent>
            </w:sdt>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3B6C7"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Laravel</w:t>
            </w:r>
          </w:p>
          <w:p w14:paraId="5247D333" w14:textId="22B11187" w:rsidR="00CF5092" w:rsidRPr="00790724" w:rsidRDefault="00000000" w:rsidP="00CF5092">
            <w:pPr>
              <w:jc w:val="center"/>
              <w:rPr>
                <w:rFonts w:eastAsia="Times New Roman"/>
                <w:sz w:val="24"/>
                <w:szCs w:val="24"/>
                <w:lang w:val="en-US" w:eastAsia="zh-CN"/>
              </w:rPr>
            </w:pPr>
            <w:sdt>
              <w:sdtPr>
                <w:rPr>
                  <w:rFonts w:eastAsia="Times New Roman"/>
                  <w:sz w:val="24"/>
                  <w:szCs w:val="24"/>
                  <w:lang w:val="en-US" w:eastAsia="zh-CN"/>
                </w:rPr>
                <w:id w:val="1470245956"/>
                <w:citation/>
              </w:sdtPr>
              <w:sdtContent>
                <w:r w:rsidR="00BA3798" w:rsidRPr="00790724">
                  <w:rPr>
                    <w:rFonts w:eastAsia="Times New Roman"/>
                    <w:sz w:val="24"/>
                    <w:szCs w:val="24"/>
                    <w:lang w:val="en-US" w:eastAsia="zh-CN"/>
                  </w:rPr>
                  <w:fldChar w:fldCharType="begin"/>
                </w:r>
                <w:r w:rsidR="00BA3798" w:rsidRPr="00790724">
                  <w:rPr>
                    <w:rFonts w:eastAsia="Times New Roman"/>
                    <w:color w:val="000000"/>
                    <w:sz w:val="22"/>
                    <w:szCs w:val="22"/>
                    <w:lang w:val="en-US" w:eastAsia="zh-CN"/>
                  </w:rPr>
                  <w:instrText xml:space="preserve"> CITATION Lar25 \l 1033 </w:instrText>
                </w:r>
                <w:r w:rsidR="00BA3798" w:rsidRPr="00790724">
                  <w:rPr>
                    <w:rFonts w:eastAsia="Times New Roman"/>
                    <w:sz w:val="24"/>
                    <w:szCs w:val="24"/>
                    <w:lang w:val="en-US" w:eastAsia="zh-CN"/>
                  </w:rPr>
                  <w:fldChar w:fldCharType="separate"/>
                </w:r>
                <w:r w:rsidR="00BA3798" w:rsidRPr="00790724">
                  <w:rPr>
                    <w:rFonts w:eastAsia="Times New Roman"/>
                    <w:noProof/>
                    <w:color w:val="000000"/>
                    <w:sz w:val="22"/>
                    <w:szCs w:val="22"/>
                    <w:lang w:val="en-US" w:eastAsia="zh-CN"/>
                  </w:rPr>
                  <w:t>(Laravel, 2025)</w:t>
                </w:r>
                <w:r w:rsidR="00BA3798" w:rsidRPr="00790724">
                  <w:rPr>
                    <w:rFonts w:eastAsia="Times New Roman"/>
                    <w:sz w:val="24"/>
                    <w:szCs w:val="24"/>
                    <w:lang w:val="en-US" w:eastAsia="zh-CN"/>
                  </w:rPr>
                  <w:fldChar w:fldCharType="end"/>
                </w:r>
              </w:sdtContent>
            </w:sdt>
          </w:p>
        </w:tc>
      </w:tr>
      <w:tr w:rsidR="00CF5092" w:rsidRPr="00CF5092" w14:paraId="518A3841"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6858"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Language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6A6CC"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JavaScript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9CE1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Python</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4AE28"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PHP</w:t>
            </w:r>
          </w:p>
        </w:tc>
      </w:tr>
      <w:tr w:rsidR="00CF5092" w:rsidRPr="00CF5092" w14:paraId="44D8CE64"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CFC0A"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Architecture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DF116"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Unopinionated, flexible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6B096"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Opinionated (Model-View-Template)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12AEF"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Opinionated (Model-View-Controller)</w:t>
            </w:r>
          </w:p>
        </w:tc>
      </w:tr>
      <w:tr w:rsidR="00CF5092" w:rsidRPr="00CF5092" w14:paraId="2C265043"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2BBAD"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Performance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6C485"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High (asynchronous, non-blocking I/O)</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E1900"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(robust, but synchronous, can be slower for high concurrency)</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20A6B"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Good (optimized, but generally slower than Node.js/Django)</w:t>
            </w:r>
          </w:p>
        </w:tc>
      </w:tr>
      <w:tr w:rsidR="00CF5092" w:rsidRPr="00CF5092" w14:paraId="69F4D30E"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1E651"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Scalability</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9DC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Excellent (suited for real-time, high concurrency)</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F168"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Very Good (robust for cross-platform, handles large apps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8E924"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Very Good (good for horizontal scaling, but can have issues with complex apps)</w:t>
            </w:r>
          </w:p>
        </w:tc>
      </w:tr>
      <w:tr w:rsidR="00CF5092" w:rsidRPr="00CF5092" w14:paraId="7DC65770"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1BD23"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Frontend Compatibility </w:t>
            </w:r>
          </w:p>
          <w:p w14:paraId="0AD1EDFD"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(React.js)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3C992"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Native (same language)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8A487"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Via REST API</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CBB9D"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Via REST API</w:t>
            </w:r>
          </w:p>
        </w:tc>
      </w:tr>
      <w:tr w:rsidR="00CF5092" w:rsidRPr="00CF5092" w14:paraId="2E86DCE0"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68FC"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Database Integration (PostgreSQL)</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96AC7"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 xml:space="preserve">Flexible with various ORMs/drivers (via </w:t>
            </w:r>
            <w:proofErr w:type="spellStart"/>
            <w:r w:rsidRPr="00CF5092">
              <w:rPr>
                <w:rFonts w:eastAsia="Times New Roman"/>
                <w:color w:val="000000"/>
                <w:sz w:val="22"/>
                <w:szCs w:val="22"/>
                <w:lang w:val="en-US" w:eastAsia="zh-CN"/>
              </w:rPr>
              <w:t>pg</w:t>
            </w:r>
            <w:proofErr w:type="spellEnd"/>
            <w:r w:rsidRPr="00CF5092">
              <w:rPr>
                <w:rFonts w:eastAsia="Times New Roman"/>
                <w:color w:val="000000"/>
                <w:sz w:val="22"/>
                <w:szCs w:val="22"/>
                <w:lang w:val="en-US" w:eastAsia="zh-CN"/>
              </w:rPr>
              <w:t xml:space="preserve">, </w:t>
            </w:r>
            <w:proofErr w:type="spellStart"/>
            <w:r w:rsidRPr="00CF5092">
              <w:rPr>
                <w:rFonts w:eastAsia="Times New Roman"/>
                <w:color w:val="000000"/>
                <w:sz w:val="22"/>
                <w:szCs w:val="22"/>
                <w:lang w:val="en-US" w:eastAsia="zh-CN"/>
              </w:rPr>
              <w:t>Sequelize</w:t>
            </w:r>
            <w:proofErr w:type="spellEnd"/>
            <w:r w:rsidRPr="00CF5092">
              <w:rPr>
                <w:rFonts w:eastAsia="Times New Roman"/>
                <w:color w:val="000000"/>
                <w:sz w:val="22"/>
                <w:szCs w:val="22"/>
                <w:lang w:val="en-US" w:eastAsia="zh-CN"/>
              </w:rPr>
              <w:t>, Prisma).</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24F53"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Excellent, robust ORM (Django ORM) with strong PostgreSQL support.</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A06E3"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Excellent, intuitive ORM (Eloquent) with strong PostgreSQL support.</w:t>
            </w:r>
          </w:p>
        </w:tc>
      </w:tr>
      <w:tr w:rsidR="00CF5092" w:rsidRPr="00CF5092" w14:paraId="43943170"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44FE0"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API Building</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8F754"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Highly flexible for custom REST/</w:t>
            </w:r>
            <w:proofErr w:type="spellStart"/>
            <w:r w:rsidRPr="00CF5092">
              <w:rPr>
                <w:rFonts w:eastAsia="Times New Roman"/>
                <w:color w:val="000000"/>
                <w:sz w:val="22"/>
                <w:szCs w:val="22"/>
                <w:lang w:val="en-US" w:eastAsia="zh-CN"/>
              </w:rPr>
              <w:t>GraphQL</w:t>
            </w:r>
            <w:proofErr w:type="spellEnd"/>
            <w:r w:rsidRPr="00CF5092">
              <w:rPr>
                <w:rFonts w:eastAsia="Times New Roman"/>
                <w:color w:val="000000"/>
                <w:sz w:val="22"/>
                <w:szCs w:val="22"/>
                <w:lang w:val="en-US" w:eastAsia="zh-CN"/>
              </w:rPr>
              <w:t xml:space="preserve"> APIs.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518C5"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Powerful with Django REST Framework (DRF).</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433CE"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Comprehensive with Laravel API, Passport for OAuth2.</w:t>
            </w:r>
          </w:p>
        </w:tc>
      </w:tr>
      <w:tr w:rsidR="00CF5092" w:rsidRPr="00CF5092" w14:paraId="450E4BF1" w14:textId="77777777" w:rsidTr="00CF5092">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97A18" w14:textId="77777777" w:rsidR="00CF5092" w:rsidRPr="00790724" w:rsidRDefault="00CF5092" w:rsidP="00CF5092">
            <w:pPr>
              <w:jc w:val="center"/>
              <w:rPr>
                <w:rFonts w:eastAsia="Times New Roman"/>
                <w:b/>
                <w:bCs/>
                <w:sz w:val="24"/>
                <w:szCs w:val="24"/>
                <w:lang w:val="en-US" w:eastAsia="zh-CN"/>
              </w:rPr>
            </w:pPr>
            <w:r w:rsidRPr="00790724">
              <w:rPr>
                <w:rFonts w:eastAsia="Times New Roman"/>
                <w:b/>
                <w:bCs/>
                <w:color w:val="000000"/>
                <w:sz w:val="22"/>
                <w:szCs w:val="22"/>
                <w:lang w:val="en-US" w:eastAsia="zh-CN"/>
              </w:rPr>
              <w:t>Ecosystem &amp; Community</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DAD7A"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Very Large (NPM, active community)</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1B75"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Large (</w:t>
            </w:r>
            <w:proofErr w:type="spellStart"/>
            <w:r w:rsidRPr="00CF5092">
              <w:rPr>
                <w:rFonts w:eastAsia="Times New Roman"/>
                <w:color w:val="000000"/>
                <w:sz w:val="22"/>
                <w:szCs w:val="22"/>
                <w:lang w:val="en-US" w:eastAsia="zh-CN"/>
              </w:rPr>
              <w:t>PyPI</w:t>
            </w:r>
            <w:proofErr w:type="spellEnd"/>
            <w:r w:rsidRPr="00CF5092">
              <w:rPr>
                <w:rFonts w:eastAsia="Times New Roman"/>
                <w:color w:val="000000"/>
                <w:sz w:val="22"/>
                <w:szCs w:val="22"/>
                <w:lang w:val="en-US" w:eastAsia="zh-CN"/>
              </w:rPr>
              <w:t>, strong community)</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B0DD5" w14:textId="77777777" w:rsidR="00CF5092" w:rsidRPr="00CF5092" w:rsidRDefault="00CF5092" w:rsidP="00CF5092">
            <w:pPr>
              <w:rPr>
                <w:rFonts w:eastAsia="Times New Roman"/>
                <w:sz w:val="24"/>
                <w:szCs w:val="24"/>
                <w:lang w:val="en-US" w:eastAsia="zh-CN"/>
              </w:rPr>
            </w:pPr>
            <w:r w:rsidRPr="00CF5092">
              <w:rPr>
                <w:rFonts w:eastAsia="Times New Roman"/>
                <w:color w:val="000000"/>
                <w:sz w:val="22"/>
                <w:szCs w:val="22"/>
                <w:lang w:val="en-US" w:eastAsia="zh-CN"/>
              </w:rPr>
              <w:t>Large (Composer, strong community)</w:t>
            </w:r>
          </w:p>
        </w:tc>
      </w:tr>
    </w:tbl>
    <w:p w14:paraId="0ED4AF0B" w14:textId="0B514958" w:rsidR="00CF5092" w:rsidRDefault="00CF5092" w:rsidP="00CF5092">
      <w:pPr>
        <w:pStyle w:val="FYPNormal"/>
      </w:pPr>
    </w:p>
    <w:p w14:paraId="451EC0F4" w14:textId="31541D81" w:rsidR="00CF5092" w:rsidRDefault="00CF5092" w:rsidP="00CF5092">
      <w:pPr>
        <w:pStyle w:val="Heading3"/>
        <w:sectPr w:rsidR="00CF5092" w:rsidSect="00FA2BCE">
          <w:pgSz w:w="16834" w:h="11909" w:orient="landscape" w:code="9"/>
          <w:pgMar w:top="1440" w:right="1440" w:bottom="1440" w:left="1440" w:header="720" w:footer="720" w:gutter="0"/>
          <w:cols w:space="720"/>
          <w:docGrid w:linePitch="272"/>
        </w:sectPr>
      </w:pPr>
    </w:p>
    <w:p w14:paraId="4E550EF9" w14:textId="0966273F" w:rsidR="00CF5092" w:rsidRDefault="00CF5092" w:rsidP="00CF5092">
      <w:pPr>
        <w:pStyle w:val="Heading3"/>
      </w:pPr>
      <w:bookmarkStart w:id="22" w:name="_Toc202536508"/>
      <w:r>
        <w:lastRenderedPageBreak/>
        <w:t xml:space="preserve">Criteria for </w:t>
      </w:r>
      <w:r w:rsidRPr="00CF5092">
        <w:t>Choosing Appropriate Backend Framework</w:t>
      </w:r>
      <w:bookmarkEnd w:id="22"/>
    </w:p>
    <w:p w14:paraId="5E006BB4" w14:textId="7D1C8652" w:rsidR="00CF5092" w:rsidRDefault="00CF5092" w:rsidP="00CF5092">
      <w:pPr>
        <w:pStyle w:val="FYPNormal"/>
      </w:pPr>
      <w:r>
        <w:t xml:space="preserve">When choosing the most appropriate backend framework for </w:t>
      </w:r>
      <w:r w:rsidRPr="0068538E">
        <w:rPr>
          <w:b/>
          <w:bCs/>
        </w:rPr>
        <w:t>Weddding</w:t>
      </w:r>
      <w:r>
        <w:t xml:space="preserve">, careful consideration is required as there are multiple critical criteria that are essential for </w:t>
      </w:r>
      <w:r w:rsidRPr="0068538E">
        <w:rPr>
          <w:b/>
          <w:bCs/>
        </w:rPr>
        <w:t>Weddding</w:t>
      </w:r>
      <w:r>
        <w:t>. These criteria are primarily driven by the innovative 3D venue design feature, where the first will be the seamless integration with React.js, which is the frontend framework chosen in the previous section. Since React.js handles the user interface, the real-time interaction capability. Allowing couples to drag and drop decorations, tables, and chairs into a virtual space requires rapid and seamless communication between the frontend and backend. This ensures that every adjustment or modification is quickly reflected and saved, the backend must provide a smooth and efficient way to exchange data, ensuring that user interactions, particularly in 3D, are responsive and fluid. This includes how the backend processes and sends 3D model data, user preferences, and scene configurations to the frontend.</w:t>
      </w:r>
    </w:p>
    <w:p w14:paraId="5130C3E9" w14:textId="77777777" w:rsidR="00CF5092" w:rsidRDefault="00CF5092" w:rsidP="00CF5092">
      <w:pPr>
        <w:pStyle w:val="FYPNormal"/>
      </w:pPr>
    </w:p>
    <w:p w14:paraId="56D8B495" w14:textId="77777777" w:rsidR="00CF5092" w:rsidRDefault="00CF5092" w:rsidP="00CF5092">
      <w:pPr>
        <w:pStyle w:val="FYPNormal"/>
      </w:pPr>
      <w:r>
        <w:t xml:space="preserve">Furthermore, the framework’s seamless database integration with PostgreSQL is another fundamental requirement for </w:t>
      </w:r>
      <w:r w:rsidRPr="0068538E">
        <w:rPr>
          <w:b/>
          <w:bCs/>
        </w:rPr>
        <w:t>Weddding</w:t>
      </w:r>
      <w:r>
        <w:t xml:space="preserve">. Since PostgreSQL has been chosen for data storage, the backend framework must provide strong and efficient mechanisms for connecting to, accessing, and managing data within a PostgreSQL database. Moreover, robust API support is also a vital criterion for the selection of backend framework. The selected framework must facilitate the creation of a robust, well-defined API that is capable to handle the continual flow of data between the React.js frontend and the server. This includes managing authentication, retrieving 3D model assets, and storing decoration choices. </w:t>
      </w:r>
    </w:p>
    <w:p w14:paraId="5294AA65" w14:textId="77777777" w:rsidR="00CF5092" w:rsidRDefault="00CF5092" w:rsidP="00CF5092">
      <w:pPr>
        <w:pStyle w:val="FYPNormal"/>
      </w:pPr>
    </w:p>
    <w:p w14:paraId="23A2503F" w14:textId="2C59BE9B" w:rsidR="00CF5092" w:rsidRDefault="00CF5092" w:rsidP="00CF5092">
      <w:pPr>
        <w:pStyle w:val="FYPNormal"/>
      </w:pPr>
      <w:r>
        <w:t xml:space="preserve">Lastly, the developer experience and ecosystem are crucial for the project development process as a rich set of tools, libraries, and strong community support could significantly streamline the development and maintenance of such a complex 3D wedding planning system. This comprehensive approach to criteria ensures that the backend framework chosen is able to meet the unique, interactive needs of </w:t>
      </w:r>
      <w:r w:rsidRPr="0068538E">
        <w:rPr>
          <w:b/>
          <w:bCs/>
        </w:rPr>
        <w:t>Weddding</w:t>
      </w:r>
      <w:r>
        <w:t>.</w:t>
      </w:r>
    </w:p>
    <w:p w14:paraId="7882FD55" w14:textId="417230B3" w:rsidR="00C43D40" w:rsidRDefault="00C43D40">
      <w:pPr>
        <w:rPr>
          <w:sz w:val="22"/>
          <w:szCs w:val="22"/>
          <w:lang w:eastAsia="zh-CN"/>
        </w:rPr>
      </w:pPr>
      <w:r>
        <w:br w:type="page"/>
      </w:r>
    </w:p>
    <w:p w14:paraId="54C31E37" w14:textId="62EF6A3C" w:rsidR="00C43D40" w:rsidRDefault="00C43D40" w:rsidP="00C43D40">
      <w:pPr>
        <w:pStyle w:val="Heading3"/>
      </w:pPr>
      <w:bookmarkStart w:id="23" w:name="_Toc202536509"/>
      <w:r>
        <w:lastRenderedPageBreak/>
        <w:t>Decision</w:t>
      </w:r>
      <w:bookmarkEnd w:id="23"/>
    </w:p>
    <w:p w14:paraId="2F616684" w14:textId="77777777" w:rsidR="00C43D40" w:rsidRDefault="00C43D40" w:rsidP="00C43D40">
      <w:pPr>
        <w:pStyle w:val="FYPNormal"/>
      </w:pPr>
      <w:r>
        <w:t xml:space="preserve">After examining the comprehensive comparison table and considering the defined criteria for </w:t>
      </w:r>
      <w:r w:rsidRPr="0068538E">
        <w:rPr>
          <w:b/>
          <w:bCs/>
        </w:rPr>
        <w:t>Weddding</w:t>
      </w:r>
      <w:r>
        <w:t xml:space="preserve">, Express.js has stood out from other backend frameworks as the best suited framework for </w:t>
      </w:r>
      <w:r w:rsidRPr="0068538E">
        <w:rPr>
          <w:b/>
          <w:bCs/>
        </w:rPr>
        <w:t>Weddding</w:t>
      </w:r>
      <w:r>
        <w:t>. This decision is motivated by its excellent fit with the platform’s primary interactive features and robust technological needs.</w:t>
      </w:r>
    </w:p>
    <w:p w14:paraId="46A6932B" w14:textId="77777777" w:rsidR="00C43D40" w:rsidRDefault="00C43D40" w:rsidP="00C43D40">
      <w:pPr>
        <w:pStyle w:val="FYPNormal"/>
      </w:pPr>
    </w:p>
    <w:p w14:paraId="7F68C1D1" w14:textId="1B713B84" w:rsidR="00C43D40" w:rsidRDefault="00C43D40" w:rsidP="00C43D40">
      <w:pPr>
        <w:pStyle w:val="FYPNormal"/>
      </w:pPr>
      <w:r>
        <w:t>Firstly, Express.js provides paramount seamless integration with React.js, primarily through its unparalleled capacity for robust API support. Its lightweight and unopinionated nature enables the development of extremely efficient and unique RESTful APIs that are designed to facilitate the rapid and seamless data exchange required for a dynamic frontend. This performance is important for enabling the 3D venue design’s real-time interaction capabilities, ensuring that every drag-and-drop operation of decorations, tables, and chairs is immediately reflected and recorded in the virtual area. Node.js' asynchronous, non-blocking I/O paradigm excels at handling the huge amount of concurrent connections and frequent state changes that come with such an interactive environment.</w:t>
      </w:r>
    </w:p>
    <w:p w14:paraId="70E07006" w14:textId="77777777" w:rsidR="00C43D40" w:rsidRDefault="00C43D40" w:rsidP="00C43D40">
      <w:pPr>
        <w:pStyle w:val="FYPNormal"/>
      </w:pPr>
    </w:p>
    <w:p w14:paraId="35C48DAE" w14:textId="6D36952E" w:rsidR="00C43D40" w:rsidRDefault="00C43D40" w:rsidP="00C43D40">
      <w:pPr>
        <w:pStyle w:val="FYPNormal"/>
      </w:pPr>
      <w:r>
        <w:t xml:space="preserve">Furthermore, Express.js offers seamless integration with PostgreSQL which is supported by Node.js’s mature ecosystem of performant drivers and ORMs. This makes it well-suited for managing various types of data within the </w:t>
      </w:r>
      <w:r w:rsidRPr="0068538E">
        <w:rPr>
          <w:b/>
          <w:bCs/>
        </w:rPr>
        <w:t>Weddding</w:t>
      </w:r>
      <w:r>
        <w:t xml:space="preserve"> platform, from user and booking information to more complex structures like 3D scene configurations, which can be efficiently stored and queried using PostgreSQL’s JSONB data type. In addition, using Express.js alongside React.js creates a unified full-stack JavaScript environment. This consistency simplifies development workflows, enhances productivity, and allows easy access to the extensive </w:t>
      </w:r>
      <w:proofErr w:type="spellStart"/>
      <w:r>
        <w:t>npm</w:t>
      </w:r>
      <w:proofErr w:type="spellEnd"/>
      <w:r>
        <w:t xml:space="preserve"> ecosystem. Together, these advantages contribute to a streamlined, scalable, and maintainable architecture that supports the evolving needs of the platform.</w:t>
      </w:r>
    </w:p>
    <w:p w14:paraId="752BC6E4" w14:textId="2B7A1ECD" w:rsidR="00C43D40" w:rsidRDefault="00C43D40">
      <w:pPr>
        <w:rPr>
          <w:sz w:val="22"/>
          <w:szCs w:val="22"/>
          <w:lang w:eastAsia="zh-CN"/>
        </w:rPr>
      </w:pPr>
      <w:r>
        <w:br w:type="page"/>
      </w:r>
    </w:p>
    <w:p w14:paraId="06FC6FA0" w14:textId="45672194" w:rsidR="00C43D40" w:rsidRDefault="00C43D40" w:rsidP="00C43D40">
      <w:pPr>
        <w:pStyle w:val="Heading2"/>
      </w:pPr>
      <w:bookmarkStart w:id="24" w:name="_Toc202536510"/>
      <w:r>
        <w:lastRenderedPageBreak/>
        <w:t>3D Modeling</w:t>
      </w:r>
      <w:bookmarkEnd w:id="24"/>
    </w:p>
    <w:p w14:paraId="4AED4D47" w14:textId="452E10E6" w:rsidR="00C43D40" w:rsidRDefault="00C43D40" w:rsidP="00C43D40">
      <w:pPr>
        <w:pStyle w:val="Heading3"/>
      </w:pPr>
      <w:bookmarkStart w:id="25" w:name="_Toc202536511"/>
      <w:r>
        <w:t>3D Modeling Techniques</w:t>
      </w:r>
      <w:bookmarkEnd w:id="25"/>
    </w:p>
    <w:p w14:paraId="3C5D70E0" w14:textId="1FF48956" w:rsidR="00C43D40" w:rsidRDefault="00C43D40" w:rsidP="00C43D40">
      <w:pPr>
        <w:pStyle w:val="FYPNormal"/>
      </w:pPr>
      <w:r>
        <w:t xml:space="preserve">3D </w:t>
      </w:r>
      <w:proofErr w:type="spellStart"/>
      <w:r>
        <w:t>modeling</w:t>
      </w:r>
      <w:proofErr w:type="spellEnd"/>
      <w:r>
        <w:t xml:space="preserve"> is the process of building a digital representation of an object or scene in three dimensions using specialized software. At its foundation, it consists of three essential elements which are vertices (dots), edges (lines), and faces (flat surfaces enclosed by a minimum of three or more edges). Together, these components form a mesh that defines the structure and shape of a 3D model. </w:t>
      </w:r>
      <w:sdt>
        <w:sdtPr>
          <w:id w:val="-340396446"/>
          <w:citation/>
        </w:sdtPr>
        <w:sdtContent>
          <w:r w:rsidR="00BA3798">
            <w:fldChar w:fldCharType="begin"/>
          </w:r>
          <w:r w:rsidR="00BA3798">
            <w:rPr>
              <w:lang w:val="en-US"/>
            </w:rPr>
            <w:instrText xml:space="preserve"> CITATION Geo24 \l 1033 </w:instrText>
          </w:r>
          <w:r w:rsidR="00BA3798">
            <w:fldChar w:fldCharType="separate"/>
          </w:r>
          <w:r w:rsidR="00BA3798" w:rsidRPr="00BA3798">
            <w:rPr>
              <w:noProof/>
              <w:lang w:val="en-US"/>
            </w:rPr>
            <w:t>(Nicola, 2024)</w:t>
          </w:r>
          <w:r w:rsidR="00BA3798">
            <w:fldChar w:fldCharType="end"/>
          </w:r>
        </w:sdtContent>
      </w:sdt>
    </w:p>
    <w:p w14:paraId="67C017EA" w14:textId="77777777" w:rsidR="00C43D40" w:rsidRDefault="00C43D40" w:rsidP="00C43D40">
      <w:pPr>
        <w:pStyle w:val="FYPNormal"/>
      </w:pPr>
    </w:p>
    <w:p w14:paraId="4F626458" w14:textId="08EB7633" w:rsidR="00C43D40" w:rsidRDefault="00C43D40" w:rsidP="00C43D40">
      <w:pPr>
        <w:pStyle w:val="FYPNormal"/>
      </w:pPr>
      <w:r>
        <w:t xml:space="preserve">Over the years, 3D </w:t>
      </w:r>
      <w:proofErr w:type="spellStart"/>
      <w:r>
        <w:t>modeling</w:t>
      </w:r>
      <w:proofErr w:type="spellEnd"/>
      <w:r>
        <w:t xml:space="preserve"> has become a key part of many industries and across multiple fields, including product design, engineering, animation, and architecture. Beyond creating visually appealing images, 3D </w:t>
      </w:r>
      <w:proofErr w:type="spellStart"/>
      <w:r>
        <w:t>modeling</w:t>
      </w:r>
      <w:proofErr w:type="spellEnd"/>
      <w:r>
        <w:t xml:space="preserve"> plays an important role in communicating complex ideas, whether through detailed prototypes, architectural plans, or even accurate medical visuals used in surgical preparation. </w:t>
      </w:r>
      <w:sdt>
        <w:sdtPr>
          <w:id w:val="1580800525"/>
          <w:citation/>
        </w:sdtPr>
        <w:sdtContent>
          <w:r w:rsidR="00BA3798">
            <w:fldChar w:fldCharType="begin"/>
          </w:r>
          <w:r w:rsidR="00BA3798">
            <w:rPr>
              <w:lang w:val="en-US"/>
            </w:rPr>
            <w:instrText xml:space="preserve"> CITATION Geo24 \l 1033 </w:instrText>
          </w:r>
          <w:r w:rsidR="00BA3798">
            <w:fldChar w:fldCharType="separate"/>
          </w:r>
          <w:r w:rsidR="00BA3798" w:rsidRPr="00BA3798">
            <w:rPr>
              <w:noProof/>
              <w:lang w:val="en-US"/>
            </w:rPr>
            <w:t>(Nicola, 2024)</w:t>
          </w:r>
          <w:r w:rsidR="00BA3798">
            <w:fldChar w:fldCharType="end"/>
          </w:r>
        </w:sdtContent>
      </w:sdt>
    </w:p>
    <w:p w14:paraId="0CB052DF" w14:textId="77777777" w:rsidR="00C43D40" w:rsidRDefault="00C43D40" w:rsidP="00C43D40">
      <w:pPr>
        <w:pStyle w:val="FYPNormal"/>
      </w:pPr>
    </w:p>
    <w:p w14:paraId="6367F2C0" w14:textId="77777777" w:rsidR="00C43D40" w:rsidRDefault="00C43D40" w:rsidP="00C43D40">
      <w:pPr>
        <w:pStyle w:val="FYPNormal"/>
      </w:pPr>
      <w:r>
        <w:t xml:space="preserve">In the context of the </w:t>
      </w:r>
      <w:r w:rsidRPr="0068538E">
        <w:rPr>
          <w:b/>
          <w:bCs/>
        </w:rPr>
        <w:t>Weddding</w:t>
      </w:r>
      <w:r>
        <w:t xml:space="preserve"> project, 3D </w:t>
      </w:r>
      <w:proofErr w:type="spellStart"/>
      <w:r>
        <w:t>modeling</w:t>
      </w:r>
      <w:proofErr w:type="spellEnd"/>
      <w:r>
        <w:t xml:space="preserve"> plays a central role in bringing wedding venue designs to life. It enables the creation of realistic digital environments that reflect real-world elements, allowing couples to explore and personalize their wedding setup with a high level of detail and clarity. This not only improves the overall planning experience but also supports better decision-making by offering a clear visual preview of the venue layout and decorations. By applying the right </w:t>
      </w:r>
      <w:proofErr w:type="spellStart"/>
      <w:r>
        <w:t>modeling</w:t>
      </w:r>
      <w:proofErr w:type="spellEnd"/>
      <w:r>
        <w:t xml:space="preserve"> techniques, it becomes possible to produce immersive scenes efficiently, helping the platform deliver a smooth and engaging user experience.</w:t>
      </w:r>
    </w:p>
    <w:p w14:paraId="25D8A35E" w14:textId="77777777" w:rsidR="00C43D40" w:rsidRDefault="00C43D40" w:rsidP="00C43D40">
      <w:pPr>
        <w:pStyle w:val="FYPNormal"/>
      </w:pPr>
    </w:p>
    <w:p w14:paraId="43869A49" w14:textId="03000B0B" w:rsidR="00C43D40" w:rsidRDefault="00C43D40" w:rsidP="00C43D40">
      <w:pPr>
        <w:pStyle w:val="FYPNormal"/>
      </w:pPr>
      <w:r>
        <w:t xml:space="preserve">Until today, there are a number of 3D </w:t>
      </w:r>
      <w:proofErr w:type="spellStart"/>
      <w:r>
        <w:t>modeling</w:t>
      </w:r>
      <w:proofErr w:type="spellEnd"/>
      <w:r>
        <w:t xml:space="preserve"> techniques available. However, polygon </w:t>
      </w:r>
      <w:proofErr w:type="spellStart"/>
      <w:r>
        <w:t>modeling</w:t>
      </w:r>
      <w:proofErr w:type="spellEnd"/>
      <w:r>
        <w:t xml:space="preserve">, digital sculpting, and procedural </w:t>
      </w:r>
      <w:proofErr w:type="spellStart"/>
      <w:r>
        <w:t>modeling</w:t>
      </w:r>
      <w:proofErr w:type="spellEnd"/>
      <w:r>
        <w:t xml:space="preserve"> are the techniques chosen to be compared and contrasted to identify the most suitable 3D </w:t>
      </w:r>
      <w:proofErr w:type="spellStart"/>
      <w:r>
        <w:t>modeling</w:t>
      </w:r>
      <w:proofErr w:type="spellEnd"/>
      <w:r>
        <w:t xml:space="preserve"> techniques that suit best for the case of </w:t>
      </w:r>
      <w:r w:rsidRPr="0068538E">
        <w:rPr>
          <w:b/>
          <w:bCs/>
        </w:rPr>
        <w:t>Weddding</w:t>
      </w:r>
      <w:r>
        <w:t>.</w:t>
      </w:r>
    </w:p>
    <w:p w14:paraId="28E6A94E" w14:textId="77777777" w:rsidR="00C43D40" w:rsidRDefault="00C43D40" w:rsidP="00C43D40">
      <w:pPr>
        <w:pStyle w:val="FYPNormal"/>
      </w:pPr>
    </w:p>
    <w:p w14:paraId="145C99EA" w14:textId="3F89598F" w:rsidR="00C43D40" w:rsidRDefault="00C43D40">
      <w:pPr>
        <w:rPr>
          <w:sz w:val="22"/>
          <w:szCs w:val="22"/>
          <w:lang w:eastAsia="zh-CN"/>
        </w:rPr>
      </w:pPr>
      <w:r>
        <w:br w:type="page"/>
      </w:r>
    </w:p>
    <w:p w14:paraId="133D9B98" w14:textId="7591EBEE" w:rsidR="00C43D40" w:rsidRDefault="00AC14C2" w:rsidP="00C43D40">
      <w:pPr>
        <w:pStyle w:val="Heading4"/>
      </w:pPr>
      <w:r>
        <w:lastRenderedPageBreak/>
        <w:t>3D Modeling Technique Options</w:t>
      </w:r>
    </w:p>
    <w:p w14:paraId="145EE191" w14:textId="77777777" w:rsidR="00C43D40" w:rsidRPr="00C43D40" w:rsidRDefault="00C43D40" w:rsidP="00C43D40">
      <w:pPr>
        <w:pStyle w:val="FYPNormal"/>
        <w:rPr>
          <w:b/>
          <w:bCs/>
          <w:lang w:val="en-US"/>
        </w:rPr>
      </w:pPr>
      <w:r w:rsidRPr="00C43D40">
        <w:rPr>
          <w:b/>
          <w:bCs/>
          <w:lang w:val="en-US"/>
        </w:rPr>
        <w:t>Polygon Modeling</w:t>
      </w:r>
    </w:p>
    <w:p w14:paraId="170034D2" w14:textId="77777777" w:rsidR="00C43D40" w:rsidRPr="00C43D40" w:rsidRDefault="00C43D40" w:rsidP="00C43D40">
      <w:pPr>
        <w:pStyle w:val="FYPNormal"/>
        <w:rPr>
          <w:lang w:val="en-US"/>
        </w:rPr>
      </w:pPr>
      <w:r w:rsidRPr="00C43D40">
        <w:rPr>
          <w:lang w:val="en-US"/>
        </w:rPr>
        <w:t>Polygon Modeling, also known as mesh modeling, is the most common and versatile 3D modeling technique. It involves constructing objects directly from polygons, which are typically triangles or quadrilaterals, by manipulating individual vertices, edges, and faces. This method offers granular control over the mesh, allowing artists to sculpt intricate details, optimize topology for performance, and create both organic and hard-surface models. It forms the backbone of most 3D models used in games, animations, and interactive applications.</w:t>
      </w:r>
    </w:p>
    <w:p w14:paraId="7DF71827" w14:textId="77777777" w:rsidR="00C43D40" w:rsidRPr="00C43D40" w:rsidRDefault="00C43D40" w:rsidP="00C43D40">
      <w:pPr>
        <w:pStyle w:val="FYPNormal"/>
        <w:rPr>
          <w:lang w:val="en-US"/>
        </w:rPr>
      </w:pPr>
    </w:p>
    <w:p w14:paraId="0B669565" w14:textId="77777777" w:rsidR="00C43D40" w:rsidRPr="00C43D40" w:rsidRDefault="00C43D40" w:rsidP="00C43D40">
      <w:pPr>
        <w:pStyle w:val="FYPNormal"/>
        <w:rPr>
          <w:b/>
          <w:bCs/>
          <w:lang w:val="en-US"/>
        </w:rPr>
      </w:pPr>
      <w:r w:rsidRPr="00C43D40">
        <w:rPr>
          <w:b/>
          <w:bCs/>
          <w:lang w:val="en-US"/>
        </w:rPr>
        <w:t>Digital Sculpting</w:t>
      </w:r>
    </w:p>
    <w:p w14:paraId="797DF5AA" w14:textId="77777777" w:rsidR="00C43D40" w:rsidRPr="00C43D40" w:rsidRDefault="00C43D40" w:rsidP="00C43D40">
      <w:pPr>
        <w:pStyle w:val="FYPNormal"/>
        <w:rPr>
          <w:lang w:val="en-US"/>
        </w:rPr>
      </w:pPr>
      <w:r w:rsidRPr="00C43D40">
        <w:rPr>
          <w:lang w:val="en-US"/>
        </w:rPr>
        <w:t>Sculpting, or digital sculpting, simulates traditional clay sculpting in a virtual environment. Artists use digital brushes and tools to push, pull, smooth, pinch, and carve a high-resolution mesh, allowing for intuitive and organic form creation. This technique excels at producing highly detailed and intricate organic shapes, such as characters, creatures, and natural elements, often resulting in millions of polygons. While highly artistic and expressive, sculpted models typically require "retopology" (creating a lower-polygon version) for efficient use in animations or real-time rendering environments.</w:t>
      </w:r>
    </w:p>
    <w:p w14:paraId="704680E0" w14:textId="77777777" w:rsidR="00C43D40" w:rsidRPr="00C43D40" w:rsidRDefault="00C43D40" w:rsidP="00C43D40">
      <w:pPr>
        <w:pStyle w:val="FYPNormal"/>
        <w:rPr>
          <w:lang w:val="en-US"/>
        </w:rPr>
      </w:pPr>
    </w:p>
    <w:p w14:paraId="5BCB16F9" w14:textId="77777777" w:rsidR="00C43D40" w:rsidRPr="00C43D40" w:rsidRDefault="00C43D40" w:rsidP="00C43D40">
      <w:pPr>
        <w:pStyle w:val="FYPNormal"/>
        <w:rPr>
          <w:b/>
          <w:bCs/>
          <w:lang w:val="en-US"/>
        </w:rPr>
      </w:pPr>
      <w:r w:rsidRPr="00C43D40">
        <w:rPr>
          <w:b/>
          <w:bCs/>
          <w:lang w:val="en-US"/>
        </w:rPr>
        <w:t>Procedural Modeling</w:t>
      </w:r>
    </w:p>
    <w:p w14:paraId="5968E111" w14:textId="193D2334" w:rsidR="00C43D40" w:rsidRPr="00C43D40" w:rsidRDefault="00C43D40" w:rsidP="00C43D40">
      <w:pPr>
        <w:pStyle w:val="FYPNormal"/>
        <w:rPr>
          <w:lang w:val="en-US"/>
        </w:rPr>
      </w:pPr>
      <w:r w:rsidRPr="00C43D40">
        <w:rPr>
          <w:lang w:val="en-US"/>
        </w:rPr>
        <w:t>Procedural Modeling involves creating 3D models through algorithms or rule sets rather than direct manual manipulation. Instead of individually placing every vertex, developers define parameters, rules, or scripts that generate the geometry automatically. This technique is highly efficient for creating complex, repetitive, or randomized structures like landscapes, cities, trees, or architectural elements with variations. It allows for quick iteration, easy modification by changing parameters, and the generation of vast amounts of unique content.</w:t>
      </w:r>
    </w:p>
    <w:p w14:paraId="1F4DFFB5" w14:textId="77777777" w:rsidR="00C43D40" w:rsidRDefault="00C43D40" w:rsidP="00C43D40">
      <w:pPr>
        <w:pStyle w:val="NormalIndent"/>
        <w:ind w:left="0"/>
        <w:rPr>
          <w:lang w:eastAsia="zh-CN"/>
        </w:rPr>
        <w:sectPr w:rsidR="00C43D40" w:rsidSect="00FA2BCE">
          <w:pgSz w:w="11909" w:h="16834" w:code="9"/>
          <w:pgMar w:top="1440" w:right="1440" w:bottom="1440" w:left="1440" w:header="720" w:footer="720" w:gutter="0"/>
          <w:cols w:space="720"/>
          <w:docGrid w:linePitch="272"/>
        </w:sectPr>
      </w:pPr>
    </w:p>
    <w:p w14:paraId="0F992BFC" w14:textId="64E41813" w:rsidR="00CF5092" w:rsidRDefault="00C43D40" w:rsidP="00C43D40">
      <w:pPr>
        <w:pStyle w:val="Heading4"/>
        <w:rPr>
          <w:lang w:eastAsia="zh-CN"/>
        </w:rPr>
      </w:pPr>
      <w:r>
        <w:rPr>
          <w:lang w:eastAsia="zh-CN"/>
        </w:rPr>
        <w:lastRenderedPageBreak/>
        <w:t xml:space="preserve">Comparison </w:t>
      </w:r>
      <w:r w:rsidR="00AC14C2">
        <w:rPr>
          <w:lang w:eastAsia="zh-CN"/>
        </w:rPr>
        <w:t>of 3D Modeling Techniques for Weddding</w:t>
      </w:r>
    </w:p>
    <w:p w14:paraId="39321EF9" w14:textId="683CEE53" w:rsidR="00C43D40" w:rsidRPr="00C43D40" w:rsidRDefault="00C43D40" w:rsidP="00C43D40">
      <w:pPr>
        <w:jc w:val="center"/>
        <w:rPr>
          <w:rFonts w:eastAsia="Times New Roman"/>
          <w:sz w:val="24"/>
          <w:szCs w:val="24"/>
          <w:lang w:val="en-US" w:eastAsia="zh-CN"/>
        </w:rPr>
      </w:pPr>
      <w:r w:rsidRPr="00C43D40">
        <w:rPr>
          <w:rFonts w:eastAsia="Times New Roman"/>
          <w:color w:val="000000"/>
          <w:sz w:val="22"/>
          <w:szCs w:val="22"/>
          <w:lang w:val="en-US" w:eastAsia="zh-CN"/>
        </w:rPr>
        <w:t>Table 2.6 Comparison of 3D Modeling Techniques</w:t>
      </w:r>
      <w:r w:rsidR="00AC14C2">
        <w:rPr>
          <w:rFonts w:eastAsia="Times New Roman"/>
          <w:color w:val="000000"/>
          <w:sz w:val="22"/>
          <w:szCs w:val="22"/>
          <w:lang w:val="en-US" w:eastAsia="zh-CN"/>
        </w:rPr>
        <w:t xml:space="preserve"> for Weddding</w:t>
      </w:r>
    </w:p>
    <w:tbl>
      <w:tblPr>
        <w:tblW w:w="13882" w:type="dxa"/>
        <w:tblCellMar>
          <w:top w:w="15" w:type="dxa"/>
          <w:left w:w="15" w:type="dxa"/>
          <w:bottom w:w="15" w:type="dxa"/>
          <w:right w:w="15" w:type="dxa"/>
        </w:tblCellMar>
        <w:tblLook w:val="04A0" w:firstRow="1" w:lastRow="0" w:firstColumn="1" w:lastColumn="0" w:noHBand="0" w:noVBand="1"/>
      </w:tblPr>
      <w:tblGrid>
        <w:gridCol w:w="2400"/>
        <w:gridCol w:w="3544"/>
        <w:gridCol w:w="3969"/>
        <w:gridCol w:w="3969"/>
      </w:tblGrid>
      <w:tr w:rsidR="00C43D40" w:rsidRPr="00C43D40" w14:paraId="7545904A"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AFE03"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Criteria</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873A" w14:textId="6BBC4A36" w:rsidR="00C43D40" w:rsidRPr="00790724" w:rsidRDefault="00C43D40" w:rsidP="00CD7715">
            <w:pPr>
              <w:jc w:val="center"/>
              <w:rPr>
                <w:rFonts w:eastAsia="Times New Roman"/>
                <w:b/>
                <w:bCs/>
                <w:sz w:val="24"/>
                <w:szCs w:val="24"/>
                <w:lang w:val="en-US" w:eastAsia="zh-CN"/>
              </w:rPr>
            </w:pPr>
            <w:r w:rsidRPr="00790724">
              <w:rPr>
                <w:rFonts w:eastAsia="Times New Roman"/>
                <w:b/>
                <w:bCs/>
                <w:color w:val="000000"/>
                <w:sz w:val="22"/>
                <w:szCs w:val="22"/>
                <w:lang w:val="en-US" w:eastAsia="zh-CN"/>
              </w:rPr>
              <w:t>Polygon Modeling</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77B9B"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Digital Sculpting</w:t>
            </w:r>
          </w:p>
          <w:p w14:paraId="66EDEAB5" w14:textId="50E60F67" w:rsidR="00C43D40" w:rsidRPr="00790724" w:rsidRDefault="00000000" w:rsidP="00C43D40">
            <w:pPr>
              <w:jc w:val="center"/>
              <w:rPr>
                <w:rFonts w:eastAsia="Times New Roman"/>
                <w:sz w:val="24"/>
                <w:szCs w:val="24"/>
                <w:lang w:val="en-US" w:eastAsia="zh-CN"/>
              </w:rPr>
            </w:pPr>
            <w:sdt>
              <w:sdtPr>
                <w:rPr>
                  <w:rFonts w:eastAsia="Times New Roman"/>
                  <w:sz w:val="24"/>
                  <w:szCs w:val="24"/>
                  <w:lang w:val="en-US" w:eastAsia="zh-CN"/>
                </w:rPr>
                <w:id w:val="568086123"/>
                <w:citation/>
              </w:sdtPr>
              <w:sdtContent>
                <w:r w:rsidR="00A50DD4" w:rsidRPr="00790724">
                  <w:rPr>
                    <w:rFonts w:eastAsia="Times New Roman"/>
                    <w:sz w:val="24"/>
                    <w:szCs w:val="24"/>
                    <w:lang w:val="en-US" w:eastAsia="zh-CN"/>
                  </w:rPr>
                  <w:fldChar w:fldCharType="begin"/>
                </w:r>
                <w:r w:rsidR="00A50DD4" w:rsidRPr="00790724">
                  <w:rPr>
                    <w:rFonts w:eastAsia="Times New Roman"/>
                    <w:color w:val="000000"/>
                    <w:sz w:val="22"/>
                    <w:szCs w:val="22"/>
                    <w:lang w:val="en-US" w:eastAsia="zh-CN"/>
                  </w:rPr>
                  <w:instrText xml:space="preserve"> CITATION MAP25 \l 1033 </w:instrText>
                </w:r>
                <w:r w:rsidR="00A50DD4" w:rsidRPr="00790724">
                  <w:rPr>
                    <w:rFonts w:eastAsia="Times New Roman"/>
                    <w:sz w:val="24"/>
                    <w:szCs w:val="24"/>
                    <w:lang w:val="en-US" w:eastAsia="zh-CN"/>
                  </w:rPr>
                  <w:fldChar w:fldCharType="separate"/>
                </w:r>
                <w:r w:rsidR="00A50DD4" w:rsidRPr="00790724">
                  <w:rPr>
                    <w:rFonts w:eastAsia="Times New Roman"/>
                    <w:noProof/>
                    <w:color w:val="000000"/>
                    <w:sz w:val="22"/>
                    <w:szCs w:val="22"/>
                    <w:lang w:val="en-US" w:eastAsia="zh-CN"/>
                  </w:rPr>
                  <w:t>(MAPSystems, 2025)</w:t>
                </w:r>
                <w:r w:rsidR="00A50DD4" w:rsidRPr="00790724">
                  <w:rPr>
                    <w:rFonts w:eastAsia="Times New Roman"/>
                    <w:sz w:val="24"/>
                    <w:szCs w:val="24"/>
                    <w:lang w:val="en-US" w:eastAsia="zh-CN"/>
                  </w:rPr>
                  <w:fldChar w:fldCharType="end"/>
                </w:r>
              </w:sdtContent>
            </w:sdt>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21644"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Procedural Modeling</w:t>
            </w:r>
          </w:p>
          <w:p w14:paraId="782D19D9" w14:textId="3DFCA028" w:rsidR="00C43D40" w:rsidRPr="00790724" w:rsidRDefault="00C43D40" w:rsidP="00C43D40">
            <w:pPr>
              <w:jc w:val="center"/>
              <w:rPr>
                <w:rFonts w:eastAsia="Times New Roman"/>
                <w:sz w:val="24"/>
                <w:szCs w:val="24"/>
                <w:lang w:val="en-US" w:eastAsia="zh-CN"/>
              </w:rPr>
            </w:pPr>
            <w:r w:rsidRPr="00790724">
              <w:rPr>
                <w:rFonts w:eastAsia="Times New Roman"/>
                <w:color w:val="000000"/>
                <w:sz w:val="22"/>
                <w:szCs w:val="22"/>
                <w:lang w:val="en-US" w:eastAsia="zh-CN"/>
              </w:rPr>
              <w:t xml:space="preserve"> </w:t>
            </w:r>
            <w:sdt>
              <w:sdtPr>
                <w:rPr>
                  <w:rFonts w:eastAsia="Times New Roman"/>
                  <w:color w:val="000000"/>
                  <w:sz w:val="22"/>
                  <w:szCs w:val="22"/>
                  <w:lang w:val="en-US" w:eastAsia="zh-CN"/>
                </w:rPr>
                <w:id w:val="-1902906430"/>
                <w:citation/>
              </w:sdtPr>
              <w:sdtContent>
                <w:r w:rsidR="00A50DD4" w:rsidRPr="00790724">
                  <w:rPr>
                    <w:rFonts w:eastAsia="Times New Roman"/>
                    <w:color w:val="000000"/>
                    <w:sz w:val="22"/>
                    <w:szCs w:val="22"/>
                    <w:lang w:val="en-US" w:eastAsia="zh-CN"/>
                  </w:rPr>
                  <w:fldChar w:fldCharType="begin"/>
                </w:r>
                <w:r w:rsidR="00A50DD4" w:rsidRPr="00790724">
                  <w:rPr>
                    <w:rFonts w:eastAsia="Times New Roman"/>
                    <w:color w:val="000000"/>
                    <w:sz w:val="22"/>
                    <w:szCs w:val="22"/>
                    <w:lang w:val="en-US" w:eastAsia="zh-CN"/>
                  </w:rPr>
                  <w:instrText xml:space="preserve"> CITATION Mik23 \l 1033 </w:instrText>
                </w:r>
                <w:r w:rsidR="00A50DD4" w:rsidRPr="00790724">
                  <w:rPr>
                    <w:rFonts w:eastAsia="Times New Roman"/>
                    <w:color w:val="000000"/>
                    <w:sz w:val="22"/>
                    <w:szCs w:val="22"/>
                    <w:lang w:val="en-US" w:eastAsia="zh-CN"/>
                  </w:rPr>
                  <w:fldChar w:fldCharType="separate"/>
                </w:r>
                <w:r w:rsidR="00A50DD4" w:rsidRPr="00790724">
                  <w:rPr>
                    <w:rFonts w:eastAsia="Times New Roman"/>
                    <w:noProof/>
                    <w:color w:val="000000"/>
                    <w:sz w:val="22"/>
                    <w:szCs w:val="22"/>
                    <w:lang w:val="en-US" w:eastAsia="zh-CN"/>
                  </w:rPr>
                  <w:t>(Wayne, 2023)</w:t>
                </w:r>
                <w:r w:rsidR="00A50DD4" w:rsidRPr="00790724">
                  <w:rPr>
                    <w:rFonts w:eastAsia="Times New Roman"/>
                    <w:color w:val="000000"/>
                    <w:sz w:val="22"/>
                    <w:szCs w:val="22"/>
                    <w:lang w:val="en-US" w:eastAsia="zh-CN"/>
                  </w:rPr>
                  <w:fldChar w:fldCharType="end"/>
                </w:r>
              </w:sdtContent>
            </w:sdt>
          </w:p>
        </w:tc>
      </w:tr>
      <w:tr w:rsidR="00C43D40" w:rsidRPr="00C43D40" w14:paraId="4D075912"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D6DD5"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Modeling Approach</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B3D19"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Construct models by connecting vertices, edges, and faces to form polygons, typically triangles or quads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3D52E"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Shape 3D forms by pushing, pulling, and refining a digital “clay” mesh with sculpting tools, mimicking traditional sculpture</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60B2C"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Generate geometry and scenes automatically using algorithms, rules, and parameters </w:t>
            </w:r>
          </w:p>
        </w:tc>
      </w:tr>
      <w:tr w:rsidR="00C43D40" w:rsidRPr="00C43D40" w14:paraId="3FE38327"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0E952"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Workflow</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3CA34"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Follows a technical process: build basic shape, refine, add detail</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0F771"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More artistic and freeform: start with a shape, sculpt details naturally.</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19FFE"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Define procedural graphs or node networks; models are generated and can be edited by changing parameters</w:t>
            </w:r>
          </w:p>
        </w:tc>
      </w:tr>
      <w:tr w:rsidR="00C43D40" w:rsidRPr="00C43D40" w14:paraId="5D48293E"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B4BA2"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Control Level</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13EE0"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Provides precise control over the shape and structure.</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5D39E"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 freedom for organic, complex, and detailed shapes but less control over topology until retopology is done</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42FBC"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Less hands-on control as changes are made by adjusting rule sets and parameters rather than direct mesh editing</w:t>
            </w:r>
          </w:p>
        </w:tc>
      </w:tr>
      <w:tr w:rsidR="00C43D40" w:rsidRPr="00C43D40" w14:paraId="723D1F4A"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32995"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Detail &amp; Realism</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F0ED8"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Very high, enabling complex details and optimized topology</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96CE2"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Extremely High, especially for organic forms and hyper-realistic surface details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2C99B"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 especially for making realistic environments or repeating patterns with variations</w:t>
            </w:r>
          </w:p>
        </w:tc>
      </w:tr>
      <w:tr w:rsidR="00C43D40" w:rsidRPr="00C43D40" w14:paraId="6CFF5340"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64DE0"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Efficiency</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644BE"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Efficient for low- to mid-poly models but can be time-consuming for complex, highly detailed work</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819F8"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Fast for creative exploration and concepting but slower for production assets due to need for retopology</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91D21"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Highly efficient for generating large, complex scenes, or repeating elements</w:t>
            </w:r>
          </w:p>
        </w:tc>
      </w:tr>
      <w:tr w:rsidR="00C43D40" w:rsidRPr="00C43D40" w14:paraId="570A0070"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9BD68"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Flexibility for Changes</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3FBB3"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Allows changes, but editing the shape can be complex and time-consuming.</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BCF5B"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Extremely flexible for shape changes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9AEC"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Extremely flexible as changing parameters can regenerate entire models or scenes instantly</w:t>
            </w:r>
          </w:p>
        </w:tc>
      </w:tr>
      <w:tr w:rsidR="00C43D40" w:rsidRPr="00C43D40" w14:paraId="39E8EA76" w14:textId="77777777" w:rsidTr="00C43D40">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FA513"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Output</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CA252"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Polygonal mesh</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BE428"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High-resolution mesh</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C8721"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Parameterized models or scenes</w:t>
            </w:r>
          </w:p>
        </w:tc>
      </w:tr>
    </w:tbl>
    <w:p w14:paraId="53B3191D" w14:textId="4C19398A" w:rsidR="00C43D40" w:rsidRPr="00790724" w:rsidRDefault="00000000" w:rsidP="0068538E">
      <w:pPr>
        <w:jc w:val="right"/>
        <w:rPr>
          <w:sz w:val="22"/>
          <w:szCs w:val="22"/>
          <w:lang w:val="en-US" w:eastAsia="zh-CN"/>
        </w:rPr>
        <w:sectPr w:rsidR="00C43D40" w:rsidRPr="00790724" w:rsidSect="00FA2BCE">
          <w:pgSz w:w="16834" w:h="11909" w:orient="landscape" w:code="9"/>
          <w:pgMar w:top="1440" w:right="1440" w:bottom="1440" w:left="1440" w:header="720" w:footer="720" w:gutter="0"/>
          <w:cols w:space="720"/>
          <w:docGrid w:linePitch="272"/>
        </w:sectPr>
      </w:pPr>
      <w:sdt>
        <w:sdtPr>
          <w:rPr>
            <w:lang w:val="en-US" w:eastAsia="zh-CN"/>
          </w:rPr>
          <w:id w:val="-1034194325"/>
          <w:citation/>
        </w:sdtPr>
        <w:sdtEndPr>
          <w:rPr>
            <w:sz w:val="22"/>
            <w:szCs w:val="22"/>
          </w:rPr>
        </w:sdtEndPr>
        <w:sdtContent>
          <w:r w:rsidR="00A50DD4" w:rsidRPr="00790724">
            <w:rPr>
              <w:sz w:val="22"/>
              <w:szCs w:val="22"/>
              <w:lang w:val="en-US" w:eastAsia="zh-CN"/>
            </w:rPr>
            <w:fldChar w:fldCharType="begin"/>
          </w:r>
          <w:r w:rsidR="00A50DD4" w:rsidRPr="00790724">
            <w:rPr>
              <w:sz w:val="22"/>
              <w:szCs w:val="22"/>
              <w:lang w:val="en-US" w:eastAsia="zh-CN"/>
            </w:rPr>
            <w:instrText xml:space="preserve"> CITATION Geo24 \l 1033 </w:instrText>
          </w:r>
          <w:r w:rsidR="00A50DD4" w:rsidRPr="00790724">
            <w:rPr>
              <w:sz w:val="22"/>
              <w:szCs w:val="22"/>
              <w:lang w:val="en-US" w:eastAsia="zh-CN"/>
            </w:rPr>
            <w:fldChar w:fldCharType="separate"/>
          </w:r>
          <w:r w:rsidR="00A50DD4" w:rsidRPr="00790724">
            <w:rPr>
              <w:noProof/>
              <w:sz w:val="22"/>
              <w:szCs w:val="22"/>
              <w:lang w:val="en-US" w:eastAsia="zh-CN"/>
            </w:rPr>
            <w:t>(Nicola, 2024)</w:t>
          </w:r>
          <w:r w:rsidR="00A50DD4" w:rsidRPr="00790724">
            <w:rPr>
              <w:sz w:val="22"/>
              <w:szCs w:val="22"/>
              <w:lang w:val="en-US" w:eastAsia="zh-CN"/>
            </w:rPr>
            <w:fldChar w:fldCharType="end"/>
          </w:r>
        </w:sdtContent>
      </w:sdt>
      <w:sdt>
        <w:sdtPr>
          <w:rPr>
            <w:sz w:val="22"/>
            <w:szCs w:val="22"/>
            <w:lang w:val="en-US" w:eastAsia="zh-CN"/>
          </w:rPr>
          <w:id w:val="754479708"/>
          <w:citation/>
        </w:sdtPr>
        <w:sdtContent>
          <w:r w:rsidR="00A50DD4" w:rsidRPr="00790724">
            <w:rPr>
              <w:sz w:val="22"/>
              <w:szCs w:val="22"/>
              <w:lang w:val="en-US" w:eastAsia="zh-CN"/>
            </w:rPr>
            <w:fldChar w:fldCharType="begin"/>
          </w:r>
          <w:r w:rsidR="00A50DD4" w:rsidRPr="00790724">
            <w:rPr>
              <w:sz w:val="22"/>
              <w:szCs w:val="22"/>
              <w:lang w:val="en-US" w:eastAsia="zh-CN"/>
            </w:rPr>
            <w:instrText xml:space="preserve"> CITATION Alp25 \l 1033 </w:instrText>
          </w:r>
          <w:r w:rsidR="00A50DD4" w:rsidRPr="00790724">
            <w:rPr>
              <w:sz w:val="22"/>
              <w:szCs w:val="22"/>
              <w:lang w:val="en-US" w:eastAsia="zh-CN"/>
            </w:rPr>
            <w:fldChar w:fldCharType="separate"/>
          </w:r>
          <w:r w:rsidR="00A50DD4" w:rsidRPr="00790724">
            <w:rPr>
              <w:noProof/>
              <w:sz w:val="22"/>
              <w:szCs w:val="22"/>
              <w:lang w:val="en-US" w:eastAsia="zh-CN"/>
            </w:rPr>
            <w:t xml:space="preserve"> (Alpha3D, 2025)</w:t>
          </w:r>
          <w:r w:rsidR="00A50DD4" w:rsidRPr="00790724">
            <w:rPr>
              <w:sz w:val="22"/>
              <w:szCs w:val="22"/>
              <w:lang w:val="en-US" w:eastAsia="zh-CN"/>
            </w:rPr>
            <w:fldChar w:fldCharType="end"/>
          </w:r>
        </w:sdtContent>
      </w:sdt>
    </w:p>
    <w:p w14:paraId="09FC34C3" w14:textId="64409806" w:rsidR="00C43D40" w:rsidRDefault="00C43D40" w:rsidP="00C43D40">
      <w:pPr>
        <w:pStyle w:val="Heading4"/>
        <w:spacing w:before="0"/>
        <w:rPr>
          <w:lang w:eastAsia="zh-CN"/>
        </w:rPr>
      </w:pPr>
      <w:r>
        <w:rPr>
          <w:lang w:eastAsia="zh-CN"/>
        </w:rPr>
        <w:lastRenderedPageBreak/>
        <w:t>Decision</w:t>
      </w:r>
    </w:p>
    <w:p w14:paraId="72A51EC6" w14:textId="77777777" w:rsidR="00C43D40" w:rsidRPr="00C43D40" w:rsidRDefault="00C43D40" w:rsidP="00C43D40">
      <w:pPr>
        <w:pStyle w:val="FYPNormal"/>
        <w:rPr>
          <w:lang w:val="en-US"/>
        </w:rPr>
      </w:pPr>
      <w:r w:rsidRPr="00C43D40">
        <w:rPr>
          <w:lang w:val="en-US"/>
        </w:rPr>
        <w:t xml:space="preserve">After the comprehensive comparison of different 3D modeling techniques, it’s clear that only adopting a single method is not enough to meet all the design needs of the </w:t>
      </w:r>
      <w:r w:rsidRPr="0068538E">
        <w:rPr>
          <w:b/>
          <w:bCs/>
          <w:lang w:val="en-US"/>
        </w:rPr>
        <w:t>Weddding</w:t>
      </w:r>
      <w:r w:rsidRPr="00C43D40">
        <w:rPr>
          <w:lang w:val="en-US"/>
        </w:rPr>
        <w:t xml:space="preserve"> platform. Therefore, a combination of Polygon Modeling, Sculpting, and Procedural Modeling will be the ideal option that offers the most practical and efficient solution for producing the wide range of assets which is required for a dynamic 3D wedding venue design system.</w:t>
      </w:r>
    </w:p>
    <w:p w14:paraId="439A7B94" w14:textId="77777777" w:rsidR="00C43D40" w:rsidRPr="00C43D40" w:rsidRDefault="00C43D40" w:rsidP="00C43D40">
      <w:pPr>
        <w:pStyle w:val="FYPNormal"/>
        <w:rPr>
          <w:lang w:val="en-US"/>
        </w:rPr>
      </w:pPr>
    </w:p>
    <w:p w14:paraId="1883BB1A" w14:textId="77777777" w:rsidR="00C43D40" w:rsidRPr="00C43D40" w:rsidRDefault="00C43D40" w:rsidP="00C43D40">
      <w:pPr>
        <w:pStyle w:val="FYPNormal"/>
        <w:rPr>
          <w:lang w:val="en-US"/>
        </w:rPr>
      </w:pPr>
      <w:r w:rsidRPr="00C43D40">
        <w:rPr>
          <w:lang w:val="en-US"/>
        </w:rPr>
        <w:t>First and foremost, Polygon Modeling could be used to form the backbone of asset creation on the platform. Its ability to provide clean, accurate control over geometry makes it ideal for building structured elements such as floors, walls, furniture, and other standard decorations. These models are well-suited for real-time rendering and perform efficiently in drag-and-drop interfaces. The technique supports a balance between detail and performance, which is essential for interactive features.</w:t>
      </w:r>
    </w:p>
    <w:p w14:paraId="10ADA239" w14:textId="77777777" w:rsidR="00C43D40" w:rsidRPr="00C43D40" w:rsidRDefault="00C43D40" w:rsidP="00C43D40">
      <w:pPr>
        <w:pStyle w:val="FYPNormal"/>
        <w:rPr>
          <w:lang w:val="en-US"/>
        </w:rPr>
      </w:pPr>
    </w:p>
    <w:p w14:paraId="70352D03" w14:textId="77777777" w:rsidR="00C43D40" w:rsidRPr="00C43D40" w:rsidRDefault="00C43D40" w:rsidP="00C43D40">
      <w:pPr>
        <w:pStyle w:val="FYPNormal"/>
        <w:rPr>
          <w:lang w:val="en-US"/>
        </w:rPr>
      </w:pPr>
      <w:r w:rsidRPr="00C43D40">
        <w:rPr>
          <w:lang w:val="en-US"/>
        </w:rPr>
        <w:t>Furthermore, for decorative pieces that demand a more artistic touch, Digital Sculpting is especially useful. It’s well-suited for crafting items like floral arrangements, exquisite fabrics, and ornamental sculptures. These kinds of designs often require a level of detail that would be too time-consuming or impractical with traditional modeling. After sculpting, models can be optimized through retopology to reduce complexity and make them suitable for web-based applications.</w:t>
      </w:r>
    </w:p>
    <w:p w14:paraId="430CB0CB" w14:textId="77777777" w:rsidR="00C43D40" w:rsidRPr="00C43D40" w:rsidRDefault="00C43D40" w:rsidP="00C43D40">
      <w:pPr>
        <w:pStyle w:val="FYPNormal"/>
        <w:rPr>
          <w:lang w:val="en-US"/>
        </w:rPr>
      </w:pPr>
    </w:p>
    <w:p w14:paraId="58E73A61" w14:textId="77777777" w:rsidR="00C43D40" w:rsidRPr="00C43D40" w:rsidRDefault="00C43D40" w:rsidP="00C43D40">
      <w:pPr>
        <w:pStyle w:val="FYPNormal"/>
        <w:rPr>
          <w:lang w:val="en-US"/>
        </w:rPr>
      </w:pPr>
      <w:r w:rsidRPr="00C43D40">
        <w:rPr>
          <w:lang w:val="en-US"/>
        </w:rPr>
        <w:t>Thirdly, Procedural Modeling plays a key role in generating repetitive and customizable elements due to its modeling approach. By using rules and adjustable parameters, this technique allows for quick creation of content like seating layouts, garden details, or architectural backdrops. It significantly speeds up the process of producing large or variable environments, while also supporting customization without starting from scratch.</w:t>
      </w:r>
    </w:p>
    <w:p w14:paraId="39B784E3" w14:textId="77777777" w:rsidR="00C43D40" w:rsidRPr="00C43D40" w:rsidRDefault="00C43D40" w:rsidP="00C43D40">
      <w:pPr>
        <w:pStyle w:val="FYPNormal"/>
        <w:rPr>
          <w:lang w:val="en-US"/>
        </w:rPr>
      </w:pPr>
    </w:p>
    <w:p w14:paraId="54EB505A" w14:textId="5071D6A6" w:rsidR="00C43D40" w:rsidRDefault="00C43D40" w:rsidP="00C43D40">
      <w:pPr>
        <w:pStyle w:val="FYPNormal"/>
        <w:rPr>
          <w:lang w:val="en-US"/>
        </w:rPr>
      </w:pPr>
      <w:r w:rsidRPr="00C43D40">
        <w:rPr>
          <w:lang w:val="en-US"/>
        </w:rPr>
        <w:t xml:space="preserve">In a nutshell, by combining polygon modeling for structured assets, sculpting for intricate and organic forms, and procedural modeling for scalable or variable content, </w:t>
      </w:r>
      <w:r w:rsidRPr="0068538E">
        <w:rPr>
          <w:b/>
          <w:bCs/>
          <w:lang w:val="en-US"/>
        </w:rPr>
        <w:t>Weddding</w:t>
      </w:r>
      <w:r w:rsidRPr="00C43D40">
        <w:rPr>
          <w:lang w:val="en-US"/>
        </w:rPr>
        <w:t xml:space="preserve"> are able to deliver an immersive and polished 3D experience. This hybrid workflow supports both creative flexibility and performance, allowing users to explore, customize, and visualize wedding venues with ease and precision.</w:t>
      </w:r>
    </w:p>
    <w:p w14:paraId="719C3FC6" w14:textId="124772E3" w:rsidR="00C43D40" w:rsidRDefault="00C43D40">
      <w:pPr>
        <w:rPr>
          <w:sz w:val="22"/>
          <w:szCs w:val="22"/>
          <w:lang w:val="en-US" w:eastAsia="zh-CN"/>
        </w:rPr>
      </w:pPr>
      <w:r>
        <w:rPr>
          <w:lang w:val="en-US"/>
        </w:rPr>
        <w:br w:type="page"/>
      </w:r>
    </w:p>
    <w:p w14:paraId="5A0F2DEE" w14:textId="2A9B751A" w:rsidR="00C43D40" w:rsidRDefault="00C43D40" w:rsidP="00C43D40">
      <w:pPr>
        <w:pStyle w:val="Heading3"/>
      </w:pPr>
      <w:bookmarkStart w:id="26" w:name="_Toc202536512"/>
      <w:r>
        <w:lastRenderedPageBreak/>
        <w:t>3D Rendering Techniques</w:t>
      </w:r>
      <w:bookmarkEnd w:id="26"/>
    </w:p>
    <w:p w14:paraId="73688224" w14:textId="401C66FE" w:rsidR="00C43D40" w:rsidRDefault="00C43D40" w:rsidP="00C43D40">
      <w:pPr>
        <w:pStyle w:val="FYPNormal"/>
      </w:pPr>
      <w:r>
        <w:t xml:space="preserve">3D rendering is the process of generating images from a model created by computer software. It involves converting a three-dimensional model or scene into a two-dimensional image using computer software. This step plays a key role in transforming raw digital data into visually meaningful content. It takes into account elements like lighting, textures, shadows, and reflections to create realistic or stylized visuals, depending on the project's needs. </w:t>
      </w:r>
      <w:sdt>
        <w:sdtPr>
          <w:id w:val="1139071314"/>
          <w:citation/>
        </w:sdtPr>
        <w:sdtContent>
          <w:r w:rsidR="00CD7715">
            <w:fldChar w:fldCharType="begin"/>
          </w:r>
          <w:r w:rsidR="00CD7715">
            <w:rPr>
              <w:lang w:val="en-US"/>
            </w:rPr>
            <w:instrText xml:space="preserve"> CITATION Yuf24 \l 1033 </w:instrText>
          </w:r>
          <w:r w:rsidR="00CD7715">
            <w:fldChar w:fldCharType="separate"/>
          </w:r>
          <w:r w:rsidR="00CD7715" w:rsidRPr="00CD7715">
            <w:rPr>
              <w:noProof/>
              <w:lang w:val="en-US"/>
            </w:rPr>
            <w:t>(Lin, 2024)</w:t>
          </w:r>
          <w:r w:rsidR="00CD7715">
            <w:fldChar w:fldCharType="end"/>
          </w:r>
        </w:sdtContent>
      </w:sdt>
    </w:p>
    <w:p w14:paraId="0B559C23" w14:textId="77777777" w:rsidR="00C43D40" w:rsidRDefault="00C43D40" w:rsidP="00C43D40">
      <w:pPr>
        <w:pStyle w:val="FYPNormal"/>
      </w:pPr>
    </w:p>
    <w:p w14:paraId="6E53A455" w14:textId="77777777" w:rsidR="00C43D40" w:rsidRDefault="00C43D40" w:rsidP="00C43D40">
      <w:pPr>
        <w:pStyle w:val="FYPNormal"/>
      </w:pPr>
      <w:r>
        <w:t>Nowadays, rendering is widely used in areas such as animation, visual effects, architecture, product design, and video games. Different rendering techniques such as rasterization, ray tracing, and global illumination offer varying levels of detail and performance. To choose the appropriate rendering method factors like visual quality requirements, system performance, and project constraints must be taken into consideration. However, rendering remains a fundamental part of modern visual communication regardless of the technique used, as it helps to turn complex 3D models into compelling images or animations.</w:t>
      </w:r>
    </w:p>
    <w:p w14:paraId="19D444DF" w14:textId="77777777" w:rsidR="00C43D40" w:rsidRDefault="00C43D40" w:rsidP="00C43D40">
      <w:pPr>
        <w:pStyle w:val="FYPNormal"/>
      </w:pPr>
    </w:p>
    <w:p w14:paraId="7F62D961" w14:textId="2E76F31A" w:rsidR="00C43D40" w:rsidRDefault="00C43D40" w:rsidP="00C43D40">
      <w:pPr>
        <w:pStyle w:val="FYPNormal"/>
      </w:pPr>
      <w:r>
        <w:t xml:space="preserve">The rendering process itself involves several key stages. It begins with geometry processing, where the 3D model’s vertices are positioned and clipped to fit the screen. Next, lighting calculations determine how light interacts with objects, affecting their brightness and </w:t>
      </w:r>
      <w:proofErr w:type="spellStart"/>
      <w:r>
        <w:t>color</w:t>
      </w:r>
      <w:proofErr w:type="spellEnd"/>
      <w:r>
        <w:t xml:space="preserve">. Then, texture mapping applies surface details, giving objects a more realistic appearance. Finally, projection flattens the 3D scene into a 2D image that can be displayed on a screen. </w:t>
      </w:r>
      <w:sdt>
        <w:sdtPr>
          <w:id w:val="60220251"/>
          <w:citation/>
        </w:sdtPr>
        <w:sdtContent>
          <w:r w:rsidR="00CD7715">
            <w:fldChar w:fldCharType="begin"/>
          </w:r>
          <w:r w:rsidR="00CD7715">
            <w:rPr>
              <w:lang w:val="en-US"/>
            </w:rPr>
            <w:instrText xml:space="preserve"> CITATION Yuf24 \l 1033 </w:instrText>
          </w:r>
          <w:r w:rsidR="00CD7715">
            <w:fldChar w:fldCharType="separate"/>
          </w:r>
          <w:r w:rsidR="00CD7715" w:rsidRPr="00CD7715">
            <w:rPr>
              <w:noProof/>
              <w:lang w:val="en-US"/>
            </w:rPr>
            <w:t>(Lin, 2024)</w:t>
          </w:r>
          <w:r w:rsidR="00CD7715">
            <w:fldChar w:fldCharType="end"/>
          </w:r>
        </w:sdtContent>
      </w:sdt>
    </w:p>
    <w:p w14:paraId="0E3A4B30" w14:textId="77777777" w:rsidR="00C43D40" w:rsidRDefault="00C43D40" w:rsidP="00C43D40">
      <w:pPr>
        <w:pStyle w:val="FYPNormal"/>
      </w:pPr>
    </w:p>
    <w:p w14:paraId="6D63281B" w14:textId="77777777" w:rsidR="00C43D40" w:rsidRDefault="00C43D40" w:rsidP="00C43D40">
      <w:pPr>
        <w:pStyle w:val="FYPNormal"/>
      </w:pPr>
      <w:r>
        <w:t xml:space="preserve">In the context of </w:t>
      </w:r>
      <w:r w:rsidRPr="0068538E">
        <w:rPr>
          <w:b/>
          <w:bCs/>
        </w:rPr>
        <w:t>Weddding</w:t>
      </w:r>
      <w:r>
        <w:t>, 3D rendering plays a crucial role in displaying the virtual wedding environment clearly and efficiently on standard screens. It ensures that users see a smooth, attractive visual presentation, which is essential for a pleasant and intuitive experience. More importantly, good rendering allows for an immersive preview of venue layouts, decorations, and themes. This level of visual clarity helps couples explore their ideas with confidence, offering a realistic sense of how their event might look and feel. Therefore, the planning process could become not only easier but more meaningful and enjoyable.</w:t>
      </w:r>
    </w:p>
    <w:p w14:paraId="10069271" w14:textId="77777777" w:rsidR="00C43D40" w:rsidRDefault="00C43D40" w:rsidP="00C43D40">
      <w:pPr>
        <w:pStyle w:val="FYPNormal"/>
      </w:pPr>
    </w:p>
    <w:p w14:paraId="6E286285" w14:textId="672CABA0" w:rsidR="00C43D40" w:rsidRDefault="00C43D40" w:rsidP="00C43D40">
      <w:pPr>
        <w:pStyle w:val="FYPNormal"/>
      </w:pPr>
      <w:r>
        <w:t xml:space="preserve">In order to identify the most suitable option for the 3D rendering technique for </w:t>
      </w:r>
      <w:r w:rsidRPr="0068538E">
        <w:rPr>
          <w:b/>
          <w:bCs/>
        </w:rPr>
        <w:t>Weddding</w:t>
      </w:r>
      <w:r>
        <w:t>, a comprehensive analysis among different techniques is required. In this case, the techniques going to be considered are rasterization, ray tracing, and path tracing.</w:t>
      </w:r>
    </w:p>
    <w:p w14:paraId="03B3B730" w14:textId="20874FCE" w:rsidR="00C43D40" w:rsidRDefault="00C43D40">
      <w:pPr>
        <w:rPr>
          <w:sz w:val="22"/>
          <w:szCs w:val="22"/>
          <w:lang w:eastAsia="zh-CN"/>
        </w:rPr>
      </w:pPr>
      <w:r>
        <w:br w:type="page"/>
      </w:r>
    </w:p>
    <w:p w14:paraId="020D617D" w14:textId="4DFA1A5B" w:rsidR="00C43D40" w:rsidRDefault="00AC14C2" w:rsidP="00C43D40">
      <w:pPr>
        <w:pStyle w:val="Heading4"/>
      </w:pPr>
      <w:r>
        <w:lastRenderedPageBreak/>
        <w:t>3D Rendering Technique Options</w:t>
      </w:r>
    </w:p>
    <w:p w14:paraId="51B2B29C" w14:textId="77777777" w:rsidR="00C43D40" w:rsidRPr="00C43D40" w:rsidRDefault="00C43D40" w:rsidP="00C43D40">
      <w:pPr>
        <w:pStyle w:val="FYPNormal"/>
        <w:rPr>
          <w:b/>
          <w:bCs/>
          <w:lang w:val="en-US"/>
        </w:rPr>
      </w:pPr>
      <w:r w:rsidRPr="00C43D40">
        <w:rPr>
          <w:b/>
          <w:bCs/>
          <w:lang w:val="en-US"/>
        </w:rPr>
        <w:t>Rasterization</w:t>
      </w:r>
    </w:p>
    <w:p w14:paraId="4F7AE868" w14:textId="5676625C" w:rsidR="00C43D40" w:rsidRPr="00C43D40" w:rsidRDefault="00C43D40" w:rsidP="00C43D40">
      <w:pPr>
        <w:pStyle w:val="FYPNormal"/>
        <w:rPr>
          <w:lang w:val="en-US"/>
        </w:rPr>
      </w:pPr>
      <w:r w:rsidRPr="00C43D40">
        <w:rPr>
          <w:lang w:val="en-US"/>
        </w:rPr>
        <w:t xml:space="preserve">Rasterization is a fundamental 3D computer graphics rendering technique that is mostly used in real-time or interactive applications such as 3D computer games and virtual reality. </w:t>
      </w:r>
      <w:sdt>
        <w:sdtPr>
          <w:rPr>
            <w:lang w:val="en-US"/>
          </w:rPr>
          <w:id w:val="-389732333"/>
          <w:citation/>
        </w:sdtPr>
        <w:sdtContent>
          <w:r w:rsidR="00280834">
            <w:rPr>
              <w:lang w:val="en-US"/>
            </w:rPr>
            <w:fldChar w:fldCharType="begin"/>
          </w:r>
          <w:r w:rsidR="00280834">
            <w:rPr>
              <w:lang w:val="en-US"/>
            </w:rPr>
            <w:instrText xml:space="preserve"> CITATION Chu15 \l 1033 </w:instrText>
          </w:r>
          <w:r w:rsidR="00280834">
            <w:rPr>
              <w:lang w:val="en-US"/>
            </w:rPr>
            <w:fldChar w:fldCharType="separate"/>
          </w:r>
          <w:r w:rsidR="00280834" w:rsidRPr="00280834">
            <w:rPr>
              <w:noProof/>
              <w:lang w:val="en-US"/>
            </w:rPr>
            <w:t>(Chun-Fa Chang, 2015)</w:t>
          </w:r>
          <w:r w:rsidR="00280834">
            <w:rPr>
              <w:lang w:val="en-US"/>
            </w:rPr>
            <w:fldChar w:fldCharType="end"/>
          </w:r>
        </w:sdtContent>
      </w:sdt>
      <w:r w:rsidRPr="00C43D40">
        <w:rPr>
          <w:lang w:val="en-US"/>
        </w:rPr>
        <w:t xml:space="preserve"> It is a process that converts vectors (such as lines and shapes defined by mathematical formulas) into a grid of pixels or dots for display on digital screens. This is essential because as the majority of the output devices are monitors, printers, and smartphones which operate on a pixel-based system, rasterization acts as the bridge between complex vector data and the visual output rendered to users. </w:t>
      </w:r>
      <w:sdt>
        <w:sdtPr>
          <w:rPr>
            <w:lang w:val="en-US"/>
          </w:rPr>
          <w:id w:val="1879901201"/>
          <w:citation/>
        </w:sdtPr>
        <w:sdtContent>
          <w:r w:rsidR="00280834">
            <w:rPr>
              <w:lang w:val="en-US"/>
            </w:rPr>
            <w:fldChar w:fldCharType="begin"/>
          </w:r>
          <w:r w:rsidR="00280834">
            <w:rPr>
              <w:lang w:val="en-US"/>
            </w:rPr>
            <w:instrText xml:space="preserve"> CITATION Clo25 \l 1033 </w:instrText>
          </w:r>
          <w:r w:rsidR="00280834">
            <w:rPr>
              <w:lang w:val="en-US"/>
            </w:rPr>
            <w:fldChar w:fldCharType="separate"/>
          </w:r>
          <w:r w:rsidR="00280834" w:rsidRPr="00280834">
            <w:rPr>
              <w:noProof/>
              <w:lang w:val="en-US"/>
            </w:rPr>
            <w:t>(Cloudinary, 2025)</w:t>
          </w:r>
          <w:r w:rsidR="00280834">
            <w:rPr>
              <w:lang w:val="en-US"/>
            </w:rPr>
            <w:fldChar w:fldCharType="end"/>
          </w:r>
        </w:sdtContent>
      </w:sdt>
      <w:r w:rsidRPr="00C43D40">
        <w:rPr>
          <w:lang w:val="en-US"/>
        </w:rPr>
        <w:t xml:space="preserve"> Rasterization works by breaking down a scene into polygons or triangles, and projecting them onto a 2D screen. The corners of each triangle, known as vertices, intersect with vertices from other triangles of various sizes and shapes where each triangle’s vertices contain key attributes such as spatial position, texture, and color, which guide the rendering of pixels on screen. </w:t>
      </w:r>
      <w:sdt>
        <w:sdtPr>
          <w:rPr>
            <w:lang w:val="en-US"/>
          </w:rPr>
          <w:id w:val="1610776369"/>
          <w:citation/>
        </w:sdtPr>
        <w:sdtContent>
          <w:r w:rsidR="00280834">
            <w:rPr>
              <w:lang w:val="en-US"/>
            </w:rPr>
            <w:fldChar w:fldCharType="begin"/>
          </w:r>
          <w:r w:rsidR="00D67476">
            <w:rPr>
              <w:lang w:val="en-US"/>
            </w:rPr>
            <w:instrText xml:space="preserve">CITATION Viv24 \l 1033 </w:instrText>
          </w:r>
          <w:r w:rsidR="00280834">
            <w:rPr>
              <w:lang w:val="en-US"/>
            </w:rPr>
            <w:fldChar w:fldCharType="separate"/>
          </w:r>
          <w:r w:rsidR="00D67476" w:rsidRPr="00D67476">
            <w:rPr>
              <w:noProof/>
              <w:lang w:val="en-US"/>
            </w:rPr>
            <w:t>(Vu, 2024)</w:t>
          </w:r>
          <w:r w:rsidR="00280834">
            <w:rPr>
              <w:lang w:val="en-US"/>
            </w:rPr>
            <w:fldChar w:fldCharType="end"/>
          </w:r>
        </w:sdtContent>
      </w:sdt>
      <w:r w:rsidRPr="00C43D40">
        <w:rPr>
          <w:lang w:val="en-US"/>
        </w:rPr>
        <w:t xml:space="preserve"> As a central component of modern rendering pipelines, rasterization is particularly effective for real-time applications. It enables rapid image generation by leveraging GPU (Graphics Processing Unit) acceleration, balancing computational efficiency with visual fidelity. </w:t>
      </w:r>
      <w:sdt>
        <w:sdtPr>
          <w:rPr>
            <w:lang w:val="en-US"/>
          </w:rPr>
          <w:id w:val="1762727882"/>
          <w:citation/>
        </w:sdtPr>
        <w:sdtContent>
          <w:r w:rsidR="00280834">
            <w:rPr>
              <w:lang w:val="en-US"/>
            </w:rPr>
            <w:fldChar w:fldCharType="begin"/>
          </w:r>
          <w:r w:rsidR="00280834">
            <w:rPr>
              <w:lang w:val="en-US"/>
            </w:rPr>
            <w:instrText xml:space="preserve"> CITATION Kar23 \l 1033 </w:instrText>
          </w:r>
          <w:r w:rsidR="00280834">
            <w:rPr>
              <w:lang w:val="en-US"/>
            </w:rPr>
            <w:fldChar w:fldCharType="separate"/>
          </w:r>
          <w:r w:rsidR="00280834" w:rsidRPr="00280834">
            <w:rPr>
              <w:noProof/>
              <w:lang w:val="en-US"/>
            </w:rPr>
            <w:t>(Karan Katoch, 2023)</w:t>
          </w:r>
          <w:r w:rsidR="00280834">
            <w:rPr>
              <w:lang w:val="en-US"/>
            </w:rPr>
            <w:fldChar w:fldCharType="end"/>
          </w:r>
        </w:sdtContent>
      </w:sdt>
    </w:p>
    <w:p w14:paraId="3932C08A" w14:textId="77777777" w:rsidR="00C43D40" w:rsidRPr="00C43D40" w:rsidRDefault="00C43D40" w:rsidP="00C43D40">
      <w:pPr>
        <w:pStyle w:val="FYPNormal"/>
        <w:rPr>
          <w:lang w:val="en-US"/>
        </w:rPr>
      </w:pPr>
    </w:p>
    <w:p w14:paraId="6B11310B" w14:textId="77777777" w:rsidR="00C43D40" w:rsidRPr="00C43D40" w:rsidRDefault="00C43D40" w:rsidP="00C43D40">
      <w:pPr>
        <w:pStyle w:val="FYPNormal"/>
        <w:rPr>
          <w:b/>
          <w:bCs/>
          <w:lang w:val="en-US"/>
        </w:rPr>
      </w:pPr>
      <w:r w:rsidRPr="00C43D40">
        <w:rPr>
          <w:b/>
          <w:bCs/>
          <w:lang w:val="en-US"/>
        </w:rPr>
        <w:t>Ray Tracing</w:t>
      </w:r>
    </w:p>
    <w:p w14:paraId="0D9354B5" w14:textId="389DD107" w:rsidR="00C43D40" w:rsidRPr="00C43D40" w:rsidRDefault="00C43D40" w:rsidP="00C43D40">
      <w:pPr>
        <w:pStyle w:val="FYPNormal"/>
        <w:rPr>
          <w:lang w:val="en-US"/>
        </w:rPr>
      </w:pPr>
      <w:r w:rsidRPr="00C43D40">
        <w:rPr>
          <w:lang w:val="en-US"/>
        </w:rPr>
        <w:t xml:space="preserve">Ray tracing is a highly effective technique for illuminating a computer-generated scene where it can realistically simulate the lighting behavior in the real world by tracing the path of light rays as they interact with objects in a scene. </w:t>
      </w:r>
      <w:sdt>
        <w:sdtPr>
          <w:rPr>
            <w:lang w:val="en-US"/>
          </w:rPr>
          <w:id w:val="149023086"/>
          <w:citation/>
        </w:sdtPr>
        <w:sdtContent>
          <w:r w:rsidR="00D67476">
            <w:rPr>
              <w:lang w:val="en-US"/>
            </w:rPr>
            <w:fldChar w:fldCharType="begin"/>
          </w:r>
          <w:r w:rsidR="00D67476">
            <w:rPr>
              <w:lang w:val="en-US"/>
            </w:rPr>
            <w:instrText xml:space="preserve"> CITATION Ado \l 1033 </w:instrText>
          </w:r>
          <w:r w:rsidR="00D67476">
            <w:rPr>
              <w:lang w:val="en-US"/>
            </w:rPr>
            <w:fldChar w:fldCharType="separate"/>
          </w:r>
          <w:r w:rsidR="00D67476" w:rsidRPr="00D67476">
            <w:rPr>
              <w:noProof/>
              <w:lang w:val="en-US"/>
            </w:rPr>
            <w:t>(Adobe, n.d.)</w:t>
          </w:r>
          <w:r w:rsidR="00D67476">
            <w:rPr>
              <w:lang w:val="en-US"/>
            </w:rPr>
            <w:fldChar w:fldCharType="end"/>
          </w:r>
        </w:sdtContent>
      </w:sdt>
      <w:r w:rsidRPr="00C43D40">
        <w:rPr>
          <w:lang w:val="en-US"/>
        </w:rPr>
        <w:t xml:space="preserve"> Instead of projecting polygons onto a screen, ray tracing works by casting rays from the camera into the scene. When a ray hits an object, it can then generate secondary rays (e.g., for reflections or refractions) to gather more light information. </w:t>
      </w:r>
      <w:sdt>
        <w:sdtPr>
          <w:rPr>
            <w:lang w:val="en-US"/>
          </w:rPr>
          <w:id w:val="-1789658730"/>
          <w:citation/>
        </w:sdtPr>
        <w:sdtContent>
          <w:r w:rsidR="00D67476">
            <w:rPr>
              <w:lang w:val="en-US"/>
            </w:rPr>
            <w:fldChar w:fldCharType="begin"/>
          </w:r>
          <w:r w:rsidR="00D67476">
            <w:rPr>
              <w:lang w:val="en-US"/>
            </w:rPr>
            <w:instrText xml:space="preserve"> CITATION Nvi18 \l 1033 </w:instrText>
          </w:r>
          <w:r w:rsidR="00D67476">
            <w:rPr>
              <w:lang w:val="en-US"/>
            </w:rPr>
            <w:fldChar w:fldCharType="separate"/>
          </w:r>
          <w:r w:rsidR="00D67476" w:rsidRPr="00D67476">
            <w:rPr>
              <w:noProof/>
              <w:lang w:val="en-US"/>
            </w:rPr>
            <w:t>(Nvidia, 2018)</w:t>
          </w:r>
          <w:r w:rsidR="00D67476">
            <w:rPr>
              <w:lang w:val="en-US"/>
            </w:rPr>
            <w:fldChar w:fldCharType="end"/>
          </w:r>
        </w:sdtContent>
      </w:sdt>
      <w:r w:rsidRPr="00C43D40">
        <w:rPr>
          <w:lang w:val="en-US"/>
        </w:rPr>
        <w:t xml:space="preserve"> Traditionally, ray tracing has been computationally expensive and used primarily in offline rendering for films and visual effects. Recent advancements in GPU hardware and specialized ray tracing cores have enabled real-time ray tracing, improving realism in games and interactive media while still balancing performance constraints. Appendix.</w:t>
      </w:r>
    </w:p>
    <w:p w14:paraId="682551D5" w14:textId="77777777" w:rsidR="00C43D40" w:rsidRPr="00C43D40" w:rsidRDefault="00C43D40" w:rsidP="00C43D40">
      <w:pPr>
        <w:pStyle w:val="FYPNormal"/>
        <w:rPr>
          <w:lang w:val="en-US"/>
        </w:rPr>
      </w:pPr>
    </w:p>
    <w:p w14:paraId="7AC14D6A" w14:textId="77777777" w:rsidR="00C43D40" w:rsidRPr="00C43D40" w:rsidRDefault="00C43D40" w:rsidP="00C43D40">
      <w:pPr>
        <w:pStyle w:val="FYPNormal"/>
        <w:rPr>
          <w:b/>
          <w:bCs/>
          <w:lang w:val="en-US"/>
        </w:rPr>
      </w:pPr>
      <w:r w:rsidRPr="00C43D40">
        <w:rPr>
          <w:b/>
          <w:bCs/>
          <w:lang w:val="en-US"/>
        </w:rPr>
        <w:t>Path Tracing</w:t>
      </w:r>
    </w:p>
    <w:p w14:paraId="5510728E" w14:textId="26645DF1" w:rsidR="00C43D40" w:rsidRPr="00C43D40" w:rsidRDefault="00C43D40" w:rsidP="00C43D40">
      <w:pPr>
        <w:pStyle w:val="FYPNormal"/>
        <w:rPr>
          <w:lang w:val="en-US"/>
        </w:rPr>
      </w:pPr>
      <w:r w:rsidRPr="00C43D40">
        <w:rPr>
          <w:lang w:val="en-US"/>
        </w:rPr>
        <w:t xml:space="preserve">Path Tracing is an extension of ray tracing and a physically accurate rendering algorithm that simulates the behavior of light rays more comprehensively. </w:t>
      </w:r>
      <w:sdt>
        <w:sdtPr>
          <w:rPr>
            <w:lang w:val="en-US"/>
          </w:rPr>
          <w:id w:val="-1605648695"/>
          <w:citation/>
        </w:sdtPr>
        <w:sdtContent>
          <w:r w:rsidR="00D67476">
            <w:rPr>
              <w:lang w:val="en-US"/>
            </w:rPr>
            <w:fldChar w:fldCharType="begin"/>
          </w:r>
          <w:r w:rsidR="00D67476">
            <w:rPr>
              <w:lang w:val="en-US"/>
            </w:rPr>
            <w:instrText xml:space="preserve"> CITATION Aut24 \l 1033 </w:instrText>
          </w:r>
          <w:r w:rsidR="00D67476">
            <w:rPr>
              <w:lang w:val="en-US"/>
            </w:rPr>
            <w:fldChar w:fldCharType="separate"/>
          </w:r>
          <w:r w:rsidR="00D67476" w:rsidRPr="00D67476">
            <w:rPr>
              <w:noProof/>
              <w:lang w:val="en-US"/>
            </w:rPr>
            <w:t>(Autodesk, 2024)</w:t>
          </w:r>
          <w:r w:rsidR="00D67476">
            <w:rPr>
              <w:lang w:val="en-US"/>
            </w:rPr>
            <w:fldChar w:fldCharType="end"/>
          </w:r>
        </w:sdtContent>
      </w:sdt>
      <w:r w:rsidRPr="00C43D40">
        <w:rPr>
          <w:lang w:val="en-US"/>
        </w:rPr>
        <w:t xml:space="preserve"> It works by tracing the path of light rays interacting with the environment in the virtual world. These rays then bounce around, interacting with surfaces where they might be reflected, refracted, or scattered multiple times until they either hit a light source or exceed a set bounce limit. </w:t>
      </w:r>
      <w:sdt>
        <w:sdtPr>
          <w:rPr>
            <w:lang w:val="en-US"/>
          </w:rPr>
          <w:id w:val="-935291727"/>
          <w:citation/>
        </w:sdtPr>
        <w:sdtContent>
          <w:r w:rsidR="00D67476">
            <w:rPr>
              <w:lang w:val="en-US"/>
            </w:rPr>
            <w:fldChar w:fldCharType="begin"/>
          </w:r>
          <w:r w:rsidR="00D67476">
            <w:rPr>
              <w:lang w:val="en-US"/>
            </w:rPr>
            <w:instrText xml:space="preserve"> CITATION Bri22 \l 1033 </w:instrText>
          </w:r>
          <w:r w:rsidR="00D67476">
            <w:rPr>
              <w:lang w:val="en-US"/>
            </w:rPr>
            <w:fldChar w:fldCharType="separate"/>
          </w:r>
          <w:r w:rsidR="00D67476" w:rsidRPr="00D67476">
            <w:rPr>
              <w:noProof/>
              <w:lang w:val="en-US"/>
            </w:rPr>
            <w:t>(Caulfield, 2022)</w:t>
          </w:r>
          <w:r w:rsidR="00D67476">
            <w:rPr>
              <w:lang w:val="en-US"/>
            </w:rPr>
            <w:fldChar w:fldCharType="end"/>
          </w:r>
        </w:sdtContent>
      </w:sdt>
      <w:r w:rsidRPr="00C43D40">
        <w:rPr>
          <w:lang w:val="en-US"/>
        </w:rPr>
        <w:t xml:space="preserve"> Compared to traditional rendering such as rasterization and ray tracing, path tracing has the highest computational demand than as it produce</w:t>
      </w:r>
      <w:r w:rsidR="00D67476">
        <w:rPr>
          <w:lang w:val="en-US"/>
        </w:rPr>
        <w:t>s</w:t>
      </w:r>
      <w:r w:rsidRPr="00C43D40">
        <w:rPr>
          <w:lang w:val="en-US"/>
        </w:rPr>
        <w:t xml:space="preserve"> images with realistic lighting, shadows, and reflections, but the significant advancement in GPU technology and algorithms optimizations makes real-time path tracing more feasible, where other fields, especially the gaming industry, has started to adoption this technology. </w:t>
      </w:r>
      <w:sdt>
        <w:sdtPr>
          <w:rPr>
            <w:lang w:val="en-US"/>
          </w:rPr>
          <w:id w:val="675925697"/>
          <w:citation/>
        </w:sdtPr>
        <w:sdtContent>
          <w:r w:rsidR="00D67476">
            <w:rPr>
              <w:lang w:val="en-US"/>
            </w:rPr>
            <w:fldChar w:fldCharType="begin"/>
          </w:r>
          <w:r w:rsidR="00D67476">
            <w:rPr>
              <w:lang w:val="en-US"/>
            </w:rPr>
            <w:instrText xml:space="preserve"> CITATION Dia23 \l 1033 </w:instrText>
          </w:r>
          <w:r w:rsidR="00D67476">
            <w:rPr>
              <w:lang w:val="en-US"/>
            </w:rPr>
            <w:fldChar w:fldCharType="separate"/>
          </w:r>
          <w:r w:rsidR="00D67476" w:rsidRPr="00D67476">
            <w:rPr>
              <w:noProof/>
              <w:lang w:val="en-US"/>
            </w:rPr>
            <w:t>(Ipacs, 2023)</w:t>
          </w:r>
          <w:r w:rsidR="00D67476">
            <w:rPr>
              <w:lang w:val="en-US"/>
            </w:rPr>
            <w:fldChar w:fldCharType="end"/>
          </w:r>
        </w:sdtContent>
      </w:sdt>
    </w:p>
    <w:p w14:paraId="4267B784" w14:textId="77777777" w:rsidR="00C43D40" w:rsidRDefault="00C43D40" w:rsidP="00CF5092">
      <w:pPr>
        <w:pStyle w:val="NormalIndent"/>
        <w:rPr>
          <w:lang w:eastAsia="zh-CN"/>
        </w:rPr>
        <w:sectPr w:rsidR="00C43D40" w:rsidSect="00FA2BCE">
          <w:pgSz w:w="11909" w:h="16834" w:code="9"/>
          <w:pgMar w:top="1440" w:right="1440" w:bottom="1440" w:left="1440" w:header="720" w:footer="720" w:gutter="0"/>
          <w:cols w:space="720"/>
          <w:docGrid w:linePitch="272"/>
        </w:sectPr>
      </w:pPr>
    </w:p>
    <w:p w14:paraId="0762ADB4" w14:textId="0B1450CC" w:rsidR="00C43D40" w:rsidRDefault="00C43D40" w:rsidP="00AC14C2">
      <w:pPr>
        <w:pStyle w:val="Heading4"/>
        <w:spacing w:before="0"/>
        <w:rPr>
          <w:lang w:eastAsia="zh-CN"/>
        </w:rPr>
      </w:pPr>
      <w:r>
        <w:rPr>
          <w:lang w:eastAsia="zh-CN"/>
        </w:rPr>
        <w:lastRenderedPageBreak/>
        <w:t xml:space="preserve">Comparison </w:t>
      </w:r>
      <w:r w:rsidR="00AC14C2">
        <w:rPr>
          <w:lang w:eastAsia="zh-CN"/>
        </w:rPr>
        <w:t>of 3D Rendering Techniques for Weddding</w:t>
      </w:r>
    </w:p>
    <w:p w14:paraId="5BA08994" w14:textId="09B28988" w:rsidR="00C43D40" w:rsidRPr="00C43D40" w:rsidRDefault="00C43D40" w:rsidP="00C43D40">
      <w:pPr>
        <w:jc w:val="center"/>
        <w:rPr>
          <w:rFonts w:eastAsia="Times New Roman"/>
          <w:sz w:val="24"/>
          <w:szCs w:val="24"/>
          <w:lang w:val="en-US" w:eastAsia="zh-CN"/>
        </w:rPr>
      </w:pPr>
      <w:r w:rsidRPr="00C43D40">
        <w:rPr>
          <w:rFonts w:eastAsia="Times New Roman"/>
          <w:color w:val="000000"/>
          <w:sz w:val="22"/>
          <w:szCs w:val="22"/>
          <w:lang w:val="en-US" w:eastAsia="zh-CN"/>
        </w:rPr>
        <w:t>Table 2.</w:t>
      </w:r>
      <w:r w:rsidR="00233F40">
        <w:rPr>
          <w:rFonts w:eastAsia="Times New Roman"/>
          <w:color w:val="000000"/>
          <w:sz w:val="22"/>
          <w:szCs w:val="22"/>
          <w:lang w:val="en-US" w:eastAsia="zh-CN"/>
        </w:rPr>
        <w:t>7</w:t>
      </w:r>
      <w:r w:rsidRPr="00C43D40">
        <w:rPr>
          <w:rFonts w:eastAsia="Times New Roman"/>
          <w:color w:val="000000"/>
          <w:sz w:val="22"/>
          <w:szCs w:val="22"/>
          <w:lang w:val="en-US" w:eastAsia="zh-CN"/>
        </w:rPr>
        <w:t xml:space="preserve"> Comparison of 3D Rendering Techniques</w:t>
      </w:r>
      <w:r w:rsidR="00AC14C2">
        <w:rPr>
          <w:rFonts w:eastAsia="Times New Roman"/>
          <w:color w:val="000000"/>
          <w:sz w:val="22"/>
          <w:szCs w:val="22"/>
          <w:lang w:val="en-US" w:eastAsia="zh-CN"/>
        </w:rPr>
        <w:t xml:space="preserve"> for Weddding</w:t>
      </w:r>
    </w:p>
    <w:tbl>
      <w:tblPr>
        <w:tblW w:w="13882" w:type="dxa"/>
        <w:tblCellMar>
          <w:top w:w="15" w:type="dxa"/>
          <w:left w:w="15" w:type="dxa"/>
          <w:bottom w:w="15" w:type="dxa"/>
          <w:right w:w="15" w:type="dxa"/>
        </w:tblCellMar>
        <w:tblLook w:val="04A0" w:firstRow="1" w:lastRow="0" w:firstColumn="1" w:lastColumn="0" w:noHBand="0" w:noVBand="1"/>
      </w:tblPr>
      <w:tblGrid>
        <w:gridCol w:w="2967"/>
        <w:gridCol w:w="3402"/>
        <w:gridCol w:w="3686"/>
        <w:gridCol w:w="3827"/>
      </w:tblGrid>
      <w:tr w:rsidR="00C43D40" w:rsidRPr="00C43D40" w14:paraId="5C077280"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AE4CF"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Criteria</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89E35"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Rasterization</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A3C41"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Ray Tracing</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6841E"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Path Tracing</w:t>
            </w:r>
          </w:p>
        </w:tc>
      </w:tr>
      <w:tr w:rsidR="00C43D40" w:rsidRPr="00C43D40" w14:paraId="21E35C32"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07F3B"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Core Principle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DAF09" w14:textId="7B82301A"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Projects polygons to 2D screen, then colors pixels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0B360" w14:textId="4C7C5772"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Traces rays from the camera or light sources to simulate reflections, refractions, and shadows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E522C" w14:textId="286844CF"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Traces many rays per pixel to simulate all possible light paths using statistical sampling</w:t>
            </w:r>
          </w:p>
        </w:tc>
      </w:tr>
      <w:tr w:rsidR="00C43D40" w:rsidRPr="00C43D40" w14:paraId="0C450A4D"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4A788"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Rays per pixel</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BDD2F"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None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10035"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Normally one ray per pixel</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1CA92"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Multiple rays per pixel (hundreds or thousands)</w:t>
            </w:r>
          </w:p>
        </w:tc>
      </w:tr>
      <w:tr w:rsidR="00C43D40" w:rsidRPr="00C43D40" w14:paraId="196A1C83"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8D57B"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Performance</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2C1A7"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Extremely fast, ideal for real-time applications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BE1B6"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Requires powerful hardware</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EC5E1"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Requires most significant computational power</w:t>
            </w:r>
          </w:p>
        </w:tc>
      </w:tr>
      <w:tr w:rsidR="00C43D40" w:rsidRPr="00C43D40" w14:paraId="02425C79"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483EA"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Visual Realism</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575EE" w14:textId="77FE8D5D"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Good for basic shading and textures; limited global illumination and complex light effects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2812" w14:textId="59338FF2"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 realism with accurate shadows, reflections, and some global illumination</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FF0B6" w14:textId="526C864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Highest realism with physically accurate global illumination, caustics, and indirect lighting</w:t>
            </w:r>
          </w:p>
        </w:tc>
      </w:tr>
      <w:tr w:rsidR="00C43D40" w:rsidRPr="00C43D40" w14:paraId="3B66375E"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2463A"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Hardware Requirements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D08B8"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Less demanding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47009"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More demanding, can run on most modern GPUs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C00A"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More demanding, benefits greatly from high-end GPUs or render farms</w:t>
            </w:r>
          </w:p>
        </w:tc>
      </w:tr>
      <w:tr w:rsidR="00C43D40" w:rsidRPr="00C43D40" w14:paraId="43785C6F"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6F52D"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Lighting Model</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8ABFF" w14:textId="2E528905"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Simplified lighting models (Phong, Blinn-Phong); limited indirect lighting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B17A5"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Physically based light transport but limited by ray count and bounce depth.</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161E" w14:textId="14C4869A"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Physically accurate light transport with comprehensive global illumination and indirect effects</w:t>
            </w:r>
          </w:p>
        </w:tc>
      </w:tr>
      <w:tr w:rsidR="00C43D40" w:rsidRPr="00C43D40" w14:paraId="118F54C3" w14:textId="77777777" w:rsidTr="00C43D40">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ED880" w14:textId="77777777" w:rsidR="00C43D40" w:rsidRPr="00790724" w:rsidRDefault="00C43D40" w:rsidP="00C43D40">
            <w:pPr>
              <w:jc w:val="center"/>
              <w:rPr>
                <w:rFonts w:eastAsia="Times New Roman"/>
                <w:b/>
                <w:bCs/>
                <w:sz w:val="24"/>
                <w:szCs w:val="24"/>
                <w:lang w:val="en-US" w:eastAsia="zh-CN"/>
              </w:rPr>
            </w:pPr>
            <w:r w:rsidRPr="00790724">
              <w:rPr>
                <w:rFonts w:eastAsia="Times New Roman"/>
                <w:b/>
                <w:bCs/>
                <w:color w:val="000000"/>
                <w:sz w:val="22"/>
                <w:szCs w:val="22"/>
                <w:lang w:val="en-US" w:eastAsia="zh-CN"/>
              </w:rPr>
              <w:t>Web Browser Support</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49FF5" w14:textId="2F5F59A3"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Excellent (WebGL is based on this)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64C6" w14:textId="2A262775"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Limited but growing (</w:t>
            </w:r>
            <w:proofErr w:type="spellStart"/>
            <w:r w:rsidRPr="00C43D40">
              <w:rPr>
                <w:rFonts w:eastAsia="Times New Roman"/>
                <w:color w:val="000000"/>
                <w:sz w:val="22"/>
                <w:szCs w:val="22"/>
                <w:lang w:val="en-US" w:eastAsia="zh-CN"/>
              </w:rPr>
              <w:t>WebGPU</w:t>
            </w:r>
            <w:proofErr w:type="spellEnd"/>
            <w:r w:rsidRPr="00C43D40">
              <w:rPr>
                <w:rFonts w:eastAsia="Times New Roman"/>
                <w:color w:val="000000"/>
                <w:sz w:val="22"/>
                <w:szCs w:val="22"/>
                <w:lang w:val="en-US" w:eastAsia="zh-CN"/>
              </w:rPr>
              <w:t>, specific libraries/APIs)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BF9EB" w14:textId="77777777" w:rsidR="00C43D40" w:rsidRPr="00C43D40" w:rsidRDefault="00C43D40" w:rsidP="00C43D40">
            <w:pPr>
              <w:rPr>
                <w:rFonts w:eastAsia="Times New Roman"/>
                <w:sz w:val="24"/>
                <w:szCs w:val="24"/>
                <w:lang w:val="en-US" w:eastAsia="zh-CN"/>
              </w:rPr>
            </w:pPr>
            <w:r w:rsidRPr="00C43D40">
              <w:rPr>
                <w:rFonts w:eastAsia="Times New Roman"/>
                <w:color w:val="000000"/>
                <w:sz w:val="22"/>
                <w:szCs w:val="22"/>
                <w:lang w:val="en-US" w:eastAsia="zh-CN"/>
              </w:rPr>
              <w:t xml:space="preserve">Emerging/Experimental (possible with </w:t>
            </w:r>
            <w:proofErr w:type="spellStart"/>
            <w:r w:rsidRPr="00C43D40">
              <w:rPr>
                <w:rFonts w:eastAsia="Times New Roman"/>
                <w:color w:val="000000"/>
                <w:sz w:val="22"/>
                <w:szCs w:val="22"/>
                <w:lang w:val="en-US" w:eastAsia="zh-CN"/>
              </w:rPr>
              <w:t>WebGPU</w:t>
            </w:r>
            <w:proofErr w:type="spellEnd"/>
            <w:r w:rsidRPr="00C43D40">
              <w:rPr>
                <w:rFonts w:eastAsia="Times New Roman"/>
                <w:color w:val="000000"/>
                <w:sz w:val="22"/>
                <w:szCs w:val="22"/>
                <w:lang w:val="en-US" w:eastAsia="zh-CN"/>
              </w:rPr>
              <w:t xml:space="preserve"> compute shaders, specialized libraries)</w:t>
            </w:r>
          </w:p>
        </w:tc>
      </w:tr>
    </w:tbl>
    <w:p w14:paraId="53C16D8A" w14:textId="6B05C693" w:rsidR="00B55272" w:rsidRDefault="00D67476" w:rsidP="0068538E">
      <w:pPr>
        <w:pStyle w:val="FYPNormal"/>
        <w:jc w:val="right"/>
        <w:rPr>
          <w:lang w:val="en-US"/>
        </w:rPr>
        <w:sectPr w:rsidR="00B55272" w:rsidSect="00FA2BCE">
          <w:pgSz w:w="16834" w:h="11909" w:orient="landscape" w:code="9"/>
          <w:pgMar w:top="1440" w:right="1440" w:bottom="1440" w:left="1440" w:header="720" w:footer="720" w:gutter="0"/>
          <w:cols w:space="720"/>
          <w:docGrid w:linePitch="272"/>
        </w:sectPr>
      </w:pPr>
      <w:sdt>
        <w:sdtPr>
          <w:rPr>
            <w:lang w:val="en-US"/>
          </w:rPr>
          <w:id w:val="222185001"/>
          <w:citation/>
        </w:sdtPr>
        <w:sdtContent>
          <w:r>
            <w:rPr>
              <w:lang w:val="en-US"/>
            </w:rPr>
            <w:fldChar w:fldCharType="begin"/>
          </w:r>
          <w:r>
            <w:rPr>
              <w:lang w:val="en-US"/>
            </w:rPr>
            <w:instrText xml:space="preserve"> CITATION Chu15 \l 1033 </w:instrText>
          </w:r>
          <w:r>
            <w:rPr>
              <w:lang w:val="en-US"/>
            </w:rPr>
            <w:fldChar w:fldCharType="separate"/>
          </w:r>
          <w:r w:rsidRPr="00D67476">
            <w:rPr>
              <w:noProof/>
              <w:lang w:val="en-US"/>
            </w:rPr>
            <w:t>(Chun-Fa Chang, 2015)</w:t>
          </w:r>
          <w:r>
            <w:rPr>
              <w:lang w:val="en-US"/>
            </w:rPr>
            <w:fldChar w:fldCharType="end"/>
          </w:r>
        </w:sdtContent>
      </w:sdt>
      <w:sdt>
        <w:sdtPr>
          <w:rPr>
            <w:lang w:val="en-US"/>
          </w:rPr>
          <w:id w:val="-389817119"/>
          <w:citation/>
        </w:sdtPr>
        <w:sdtContent>
          <w:r>
            <w:rPr>
              <w:lang w:val="en-US"/>
            </w:rPr>
            <w:fldChar w:fldCharType="begin"/>
          </w:r>
          <w:r>
            <w:rPr>
              <w:lang w:val="en-US"/>
            </w:rPr>
            <w:instrText xml:space="preserve"> CITATION Viv24 \l 1033 </w:instrText>
          </w:r>
          <w:r>
            <w:rPr>
              <w:lang w:val="en-US"/>
            </w:rPr>
            <w:fldChar w:fldCharType="separate"/>
          </w:r>
          <w:r>
            <w:rPr>
              <w:noProof/>
              <w:lang w:val="en-US"/>
            </w:rPr>
            <w:t xml:space="preserve"> </w:t>
          </w:r>
          <w:r w:rsidRPr="00D67476">
            <w:rPr>
              <w:noProof/>
              <w:lang w:val="en-US"/>
            </w:rPr>
            <w:t>(Vu, 2024)</w:t>
          </w:r>
          <w:r>
            <w:rPr>
              <w:lang w:val="en-US"/>
            </w:rPr>
            <w:fldChar w:fldCharType="end"/>
          </w:r>
        </w:sdtContent>
      </w:sdt>
      <w:sdt>
        <w:sdtPr>
          <w:rPr>
            <w:lang w:val="en-US"/>
          </w:rPr>
          <w:id w:val="-2080427487"/>
          <w:citation/>
        </w:sdtPr>
        <w:sdtContent>
          <w:r>
            <w:rPr>
              <w:lang w:val="en-US"/>
            </w:rPr>
            <w:fldChar w:fldCharType="begin"/>
          </w:r>
          <w:r>
            <w:rPr>
              <w:lang w:val="en-US"/>
            </w:rPr>
            <w:instrText xml:space="preserve"> CITATION Bri22 \l 1033 </w:instrText>
          </w:r>
          <w:r>
            <w:rPr>
              <w:lang w:val="en-US"/>
            </w:rPr>
            <w:fldChar w:fldCharType="separate"/>
          </w:r>
          <w:r>
            <w:rPr>
              <w:noProof/>
              <w:lang w:val="en-US"/>
            </w:rPr>
            <w:t xml:space="preserve"> </w:t>
          </w:r>
          <w:r w:rsidRPr="00D67476">
            <w:rPr>
              <w:noProof/>
              <w:lang w:val="en-US"/>
            </w:rPr>
            <w:t>(Caulfield, 2022)</w:t>
          </w:r>
          <w:r>
            <w:rPr>
              <w:lang w:val="en-US"/>
            </w:rPr>
            <w:fldChar w:fldCharType="end"/>
          </w:r>
        </w:sdtContent>
      </w:sdt>
      <w:sdt>
        <w:sdtPr>
          <w:rPr>
            <w:lang w:val="en-US"/>
          </w:rPr>
          <w:id w:val="1122047046"/>
          <w:citation/>
        </w:sdtPr>
        <w:sdtContent>
          <w:r w:rsidR="00B55272">
            <w:rPr>
              <w:lang w:val="en-US"/>
            </w:rPr>
            <w:fldChar w:fldCharType="begin"/>
          </w:r>
          <w:r w:rsidR="00B55272">
            <w:rPr>
              <w:lang w:val="en-US"/>
            </w:rPr>
            <w:instrText xml:space="preserve"> CITATION Tan24 \l 1033 </w:instrText>
          </w:r>
          <w:r w:rsidR="00B55272">
            <w:rPr>
              <w:lang w:val="en-US"/>
            </w:rPr>
            <w:fldChar w:fldCharType="separate"/>
          </w:r>
          <w:r w:rsidR="00B55272">
            <w:rPr>
              <w:noProof/>
              <w:lang w:val="en-US"/>
            </w:rPr>
            <w:t xml:space="preserve"> </w:t>
          </w:r>
          <w:r w:rsidR="00B55272" w:rsidRPr="00B55272">
            <w:rPr>
              <w:noProof/>
              <w:lang w:val="en-US"/>
            </w:rPr>
            <w:t>(Singh, 2024)</w:t>
          </w:r>
          <w:r w:rsidR="00B55272">
            <w:rPr>
              <w:lang w:val="en-US"/>
            </w:rPr>
            <w:fldChar w:fldCharType="end"/>
          </w:r>
        </w:sdtContent>
      </w:sdt>
    </w:p>
    <w:p w14:paraId="74D42B45" w14:textId="309E307F" w:rsidR="00C43D40" w:rsidRDefault="00C43D40" w:rsidP="00B55272">
      <w:pPr>
        <w:pStyle w:val="Heading4"/>
        <w:spacing w:before="0"/>
      </w:pPr>
      <w:r>
        <w:lastRenderedPageBreak/>
        <w:t>Decision</w:t>
      </w:r>
    </w:p>
    <w:p w14:paraId="1633C872" w14:textId="77777777" w:rsidR="00C43D40" w:rsidRPr="00C43D40" w:rsidRDefault="00C43D40" w:rsidP="00C43D40">
      <w:pPr>
        <w:pStyle w:val="FYPNormal"/>
        <w:rPr>
          <w:lang w:val="en-US"/>
        </w:rPr>
      </w:pPr>
      <w:r w:rsidRPr="00C43D40">
        <w:rPr>
          <w:lang w:val="en-US"/>
        </w:rPr>
        <w:t xml:space="preserve">With the insights gathered from the comprehensive comparison between different 3D rendering techniques, Rasterization has stood out as the most appropriate rendering technique for </w:t>
      </w:r>
      <w:r w:rsidRPr="0068538E">
        <w:rPr>
          <w:b/>
          <w:bCs/>
          <w:lang w:val="en-US"/>
        </w:rPr>
        <w:t>Weddding</w:t>
      </w:r>
      <w:r w:rsidRPr="00C43D40">
        <w:rPr>
          <w:lang w:val="en-US"/>
        </w:rPr>
        <w:t xml:space="preserve">. This decision is primarily based on its suitability for the platform’s core functionality which is the interactive 3D venue planning feature with drag-and-drop capabilities. </w:t>
      </w:r>
    </w:p>
    <w:p w14:paraId="5B9D6CEB" w14:textId="77777777" w:rsidR="00C43D40" w:rsidRPr="00C43D40" w:rsidRDefault="00C43D40" w:rsidP="00C43D40">
      <w:pPr>
        <w:pStyle w:val="FYPNormal"/>
        <w:rPr>
          <w:lang w:val="en-US"/>
        </w:rPr>
      </w:pPr>
    </w:p>
    <w:p w14:paraId="4168535B" w14:textId="77777777" w:rsidR="00C43D40" w:rsidRPr="00C43D40" w:rsidRDefault="00C43D40" w:rsidP="00C43D40">
      <w:pPr>
        <w:pStyle w:val="FYPNormal"/>
        <w:rPr>
          <w:lang w:val="en-US"/>
        </w:rPr>
      </w:pPr>
      <w:r w:rsidRPr="00C43D40">
        <w:rPr>
          <w:lang w:val="en-US"/>
        </w:rPr>
        <w:t xml:space="preserve">As shown in the comparison table, Rasterization has extremely fast performance that is suitable for real-time applications while having the least demand in hardware requirements. These attributes make it ideal for </w:t>
      </w:r>
      <w:r w:rsidRPr="0068538E">
        <w:rPr>
          <w:b/>
          <w:bCs/>
          <w:lang w:val="en-US"/>
        </w:rPr>
        <w:t>Weddding’s</w:t>
      </w:r>
      <w:r w:rsidRPr="00C43D40">
        <w:rPr>
          <w:lang w:val="en-US"/>
        </w:rPr>
        <w:t xml:space="preserve"> interactive 3D environment as it ensures users experience smooth navigation and responsive object manipulation within the 3D environment. This is vital for a seamless and engaging planning experience where frequent loading for 3D models or manipulation on objects could significantly negatively impact user experience. Besides, Rasterization’s great compatibility with web browsers through API such as WebGL is another shining point of it as it ensures broad accessibility and compatibility across a wide range of user devices without requiring specialized hardware or plugins. In contrast, Ray Tracing and Path Tracing are not yet widely supported in web browsers.</w:t>
      </w:r>
    </w:p>
    <w:p w14:paraId="5A5297AF" w14:textId="77777777" w:rsidR="00C43D40" w:rsidRPr="00C43D40" w:rsidRDefault="00C43D40" w:rsidP="00C43D40">
      <w:pPr>
        <w:pStyle w:val="FYPNormal"/>
        <w:rPr>
          <w:lang w:val="en-US"/>
        </w:rPr>
      </w:pPr>
    </w:p>
    <w:p w14:paraId="2D91F54F" w14:textId="77777777" w:rsidR="00C43D40" w:rsidRPr="00C43D40" w:rsidRDefault="00C43D40" w:rsidP="00C43D40">
      <w:pPr>
        <w:pStyle w:val="FYPNormal"/>
        <w:rPr>
          <w:lang w:val="en-US"/>
        </w:rPr>
      </w:pPr>
      <w:r w:rsidRPr="00C43D40">
        <w:rPr>
          <w:lang w:val="en-US"/>
        </w:rPr>
        <w:t xml:space="preserve">While Ray Tracing and Path Tracing offer significantly higher visual realism and light accuracy through accurate lighting, shadow, reflection, and global illumination, they also come with heavy hardware requirements which make them not ideal for </w:t>
      </w:r>
      <w:r w:rsidRPr="0068538E">
        <w:rPr>
          <w:b/>
          <w:bCs/>
          <w:lang w:val="en-US"/>
        </w:rPr>
        <w:t>Weddding’s</w:t>
      </w:r>
      <w:r w:rsidRPr="00C43D40">
        <w:rPr>
          <w:lang w:val="en-US"/>
        </w:rPr>
        <w:t xml:space="preserve"> real-time interactive demands. On the other hand, Rasterization even though does not produce highly realistic output, it is able to handle basic shading and lighting models, which is sufficient for a visually pleasing yet performant user experience.</w:t>
      </w:r>
    </w:p>
    <w:p w14:paraId="537C9E48" w14:textId="77777777" w:rsidR="00C43D40" w:rsidRPr="00C43D40" w:rsidRDefault="00C43D40" w:rsidP="00C43D40">
      <w:pPr>
        <w:pStyle w:val="FYPNormal"/>
        <w:rPr>
          <w:lang w:val="en-US"/>
        </w:rPr>
      </w:pPr>
    </w:p>
    <w:p w14:paraId="73B19971" w14:textId="7750240E" w:rsidR="00C43D40" w:rsidRDefault="00C43D40" w:rsidP="00C43D40">
      <w:pPr>
        <w:pStyle w:val="FYPNormal"/>
        <w:rPr>
          <w:lang w:val="en-US"/>
        </w:rPr>
      </w:pPr>
      <w:r w:rsidRPr="00C43D40">
        <w:rPr>
          <w:lang w:val="en-US"/>
        </w:rPr>
        <w:t xml:space="preserve">In summary, Ray Tracing and Path Tracing have the advantages of generating a more realistic visual effect, their strengths </w:t>
      </w:r>
      <w:r w:rsidR="00B55272" w:rsidRPr="00C43D40">
        <w:rPr>
          <w:lang w:val="en-US"/>
        </w:rPr>
        <w:t>do</w:t>
      </w:r>
      <w:r w:rsidRPr="00C43D40">
        <w:rPr>
          <w:lang w:val="en-US"/>
        </w:rPr>
        <w:t xml:space="preserve"> not outweigh their shortcomings such as high hardware requirements, and lack of web browser compatibility which are crucial for </w:t>
      </w:r>
      <w:r w:rsidRPr="0068538E">
        <w:rPr>
          <w:b/>
          <w:bCs/>
          <w:lang w:val="en-US"/>
        </w:rPr>
        <w:t>Weddding</w:t>
      </w:r>
      <w:r w:rsidRPr="00C43D40">
        <w:rPr>
          <w:lang w:val="en-US"/>
        </w:rPr>
        <w:t xml:space="preserve"> as a dynamic planning interface. Therefore, Rasterization has been chosen as the most practical and effective choice for 3D rendering in </w:t>
      </w:r>
      <w:r w:rsidRPr="0068538E">
        <w:rPr>
          <w:b/>
          <w:bCs/>
          <w:lang w:val="en-US"/>
        </w:rPr>
        <w:t>Weddding</w:t>
      </w:r>
      <w:r w:rsidRPr="00C43D40">
        <w:rPr>
          <w:lang w:val="en-US"/>
        </w:rPr>
        <w:t>.</w:t>
      </w:r>
    </w:p>
    <w:p w14:paraId="1AD9E957" w14:textId="77777777" w:rsidR="00C43D40" w:rsidRDefault="00C43D40" w:rsidP="00C43D40">
      <w:pPr>
        <w:pStyle w:val="FYPNormal"/>
        <w:rPr>
          <w:lang w:val="en-US"/>
        </w:rPr>
      </w:pPr>
    </w:p>
    <w:p w14:paraId="4FC59352" w14:textId="69B19890" w:rsidR="00C43D40" w:rsidRDefault="00C43D40">
      <w:pPr>
        <w:rPr>
          <w:sz w:val="22"/>
          <w:szCs w:val="22"/>
          <w:lang w:val="en-US" w:eastAsia="zh-CN"/>
        </w:rPr>
      </w:pPr>
      <w:r>
        <w:rPr>
          <w:lang w:val="en-US"/>
        </w:rPr>
        <w:br w:type="page"/>
      </w:r>
    </w:p>
    <w:p w14:paraId="17DB31F3" w14:textId="77777777" w:rsidR="00C43D40" w:rsidRDefault="00C43D40" w:rsidP="00C43D40">
      <w:pPr>
        <w:pStyle w:val="FYPNormal"/>
        <w:rPr>
          <w:lang w:val="en-US"/>
        </w:rPr>
        <w:sectPr w:rsidR="00C43D40" w:rsidSect="00FA2BCE">
          <w:pgSz w:w="11909" w:h="16834" w:code="9"/>
          <w:pgMar w:top="1440" w:right="1440" w:bottom="1440" w:left="1440" w:header="720" w:footer="720" w:gutter="0"/>
          <w:cols w:space="720"/>
          <w:docGrid w:linePitch="272"/>
        </w:sectPr>
      </w:pPr>
    </w:p>
    <w:p w14:paraId="5D36BC1B" w14:textId="2685E70F" w:rsidR="00C43D40" w:rsidRDefault="00C43D40" w:rsidP="00C43D40">
      <w:pPr>
        <w:pStyle w:val="Heading3"/>
        <w:spacing w:before="0"/>
      </w:pPr>
      <w:bookmarkStart w:id="27" w:name="_Toc202536513"/>
      <w:r>
        <w:lastRenderedPageBreak/>
        <w:t>Level of Detail (L</w:t>
      </w:r>
      <w:r w:rsidR="00AC14C2">
        <w:t>O</w:t>
      </w:r>
      <w:r>
        <w:t>D)</w:t>
      </w:r>
      <w:bookmarkEnd w:id="27"/>
    </w:p>
    <w:p w14:paraId="5D25A634" w14:textId="5C132C5D" w:rsidR="00C43D40" w:rsidRDefault="00C43D40" w:rsidP="00C43D40">
      <w:pPr>
        <w:pStyle w:val="FYPNormal"/>
      </w:pPr>
      <w:r>
        <w:t>Level of Detail (L</w:t>
      </w:r>
      <w:r w:rsidR="00AC14C2">
        <w:t>O</w:t>
      </w:r>
      <w:r>
        <w:t xml:space="preserve">D) is a widely used optimization technique in 3D computer graphics that reduces the complexity of models based on their distance from the camera. </w:t>
      </w:r>
      <w:sdt>
        <w:sdtPr>
          <w:id w:val="1365333000"/>
          <w:citation/>
        </w:sdtPr>
        <w:sdtContent>
          <w:r w:rsidR="00B55272">
            <w:fldChar w:fldCharType="begin"/>
          </w:r>
          <w:r w:rsidR="00B55272">
            <w:rPr>
              <w:lang w:val="en-US"/>
            </w:rPr>
            <w:instrText xml:space="preserve"> CITATION Sii22 \l 1033 </w:instrText>
          </w:r>
          <w:r w:rsidR="00B55272">
            <w:fldChar w:fldCharType="separate"/>
          </w:r>
          <w:r w:rsidR="00B55272" w:rsidRPr="00B55272">
            <w:rPr>
              <w:noProof/>
              <w:lang w:val="en-US"/>
            </w:rPr>
            <w:t>(Tiigimägi, 2022)</w:t>
          </w:r>
          <w:r w:rsidR="00B55272">
            <w:fldChar w:fldCharType="end"/>
          </w:r>
        </w:sdtContent>
      </w:sdt>
      <w:r>
        <w:t xml:space="preserve"> This technique works under the idea that objects that are far away from the camera are not required to be rendered with the same level of detail as those close by. By decreasing the number of polygons in distant objects, L</w:t>
      </w:r>
      <w:r w:rsidR="00AC14C2">
        <w:t>O</w:t>
      </w:r>
      <w:r>
        <w:t xml:space="preserve">D helps lower the processing load on both the CPU and GPU which not only improves the rendering performance but also is able to maintain a steady frame rate. </w:t>
      </w:r>
      <w:sdt>
        <w:sdtPr>
          <w:id w:val="1883284537"/>
          <w:citation/>
        </w:sdtPr>
        <w:sdtContent>
          <w:r w:rsidR="00B55272">
            <w:fldChar w:fldCharType="begin"/>
          </w:r>
          <w:r w:rsidR="00B55272">
            <w:rPr>
              <w:lang w:val="en-US"/>
            </w:rPr>
            <w:instrText xml:space="preserve"> CITATION Sii22 \l 1033 </w:instrText>
          </w:r>
          <w:r w:rsidR="00B55272">
            <w:fldChar w:fldCharType="separate"/>
          </w:r>
          <w:r w:rsidR="00B55272" w:rsidRPr="00B55272">
            <w:rPr>
              <w:noProof/>
              <w:lang w:val="en-US"/>
            </w:rPr>
            <w:t>(Tiigimägi, 2022)</w:t>
          </w:r>
          <w:r w:rsidR="00B55272">
            <w:fldChar w:fldCharType="end"/>
          </w:r>
        </w:sdtContent>
      </w:sdt>
      <w:r>
        <w:t xml:space="preserve"> Additionally, this method also helps reduce visual artifacts, such as flickering or aliasing, especially in large or complex scenes. </w:t>
      </w:r>
      <w:sdt>
        <w:sdtPr>
          <w:id w:val="-273865921"/>
          <w:citation/>
        </w:sdtPr>
        <w:sdtContent>
          <w:r w:rsidR="00B55272">
            <w:fldChar w:fldCharType="begin"/>
          </w:r>
          <w:r w:rsidR="00B55272">
            <w:rPr>
              <w:lang w:val="en-US"/>
            </w:rPr>
            <w:instrText xml:space="preserve"> CITATION Tow21 \l 1033 </w:instrText>
          </w:r>
          <w:r w:rsidR="00B55272">
            <w:fldChar w:fldCharType="separate"/>
          </w:r>
          <w:r w:rsidR="00B55272" w:rsidRPr="00B55272">
            <w:rPr>
              <w:noProof/>
              <w:lang w:val="en-US"/>
            </w:rPr>
            <w:t>(Takikawa, et al., 2021)</w:t>
          </w:r>
          <w:r w:rsidR="00B55272">
            <w:fldChar w:fldCharType="end"/>
          </w:r>
        </w:sdtContent>
      </w:sdt>
    </w:p>
    <w:p w14:paraId="0865FF9F" w14:textId="77777777" w:rsidR="00C43D40" w:rsidRDefault="00C43D40" w:rsidP="00C43D40">
      <w:pPr>
        <w:pStyle w:val="FYPNormal"/>
      </w:pPr>
    </w:p>
    <w:p w14:paraId="4C0C2B5C" w14:textId="34399D0E" w:rsidR="00C43D40" w:rsidRDefault="00C43D40" w:rsidP="00C43D40">
      <w:pPr>
        <w:pStyle w:val="FYPNormal"/>
      </w:pPr>
      <w:r>
        <w:t>Furthermore, L</w:t>
      </w:r>
      <w:r w:rsidR="00AC14C2">
        <w:t>O</w:t>
      </w:r>
      <w:r>
        <w:t xml:space="preserve">D is typically implemented by creating multiple versions of a model, each with a different polygon count. </w:t>
      </w:r>
      <w:sdt>
        <w:sdtPr>
          <w:id w:val="1911119176"/>
          <w:citation/>
        </w:sdtPr>
        <w:sdtContent>
          <w:r w:rsidR="00E40D7C">
            <w:fldChar w:fldCharType="begin"/>
          </w:r>
          <w:r w:rsidR="00E40D7C">
            <w:rPr>
              <w:lang w:val="en-US"/>
            </w:rPr>
            <w:instrText xml:space="preserve"> CITATION Sii22 \l 1033 </w:instrText>
          </w:r>
          <w:r w:rsidR="00E40D7C">
            <w:fldChar w:fldCharType="separate"/>
          </w:r>
          <w:r w:rsidR="00E40D7C" w:rsidRPr="00E40D7C">
            <w:rPr>
              <w:noProof/>
              <w:lang w:val="en-US"/>
            </w:rPr>
            <w:t>(Tiigimägi, 2022)</w:t>
          </w:r>
          <w:r w:rsidR="00E40D7C">
            <w:fldChar w:fldCharType="end"/>
          </w:r>
        </w:sdtContent>
      </w:sdt>
      <w:r>
        <w:t xml:space="preserve"> The highest level, often called LOD0, contains the most detail and is used when the object is nearest to the viewer. </w:t>
      </w:r>
      <w:sdt>
        <w:sdtPr>
          <w:id w:val="-385412313"/>
          <w:citation/>
        </w:sdtPr>
        <w:sdtContent>
          <w:r w:rsidR="00E40D7C">
            <w:fldChar w:fldCharType="begin"/>
          </w:r>
          <w:r w:rsidR="00E40D7C">
            <w:rPr>
              <w:lang w:val="en-US"/>
            </w:rPr>
            <w:instrText xml:space="preserve"> CITATION Den20 \l 1033 </w:instrText>
          </w:r>
          <w:r w:rsidR="00E40D7C">
            <w:fldChar w:fldCharType="separate"/>
          </w:r>
          <w:r w:rsidR="00E40D7C" w:rsidRPr="00E40D7C">
            <w:rPr>
              <w:noProof/>
              <w:lang w:val="en-US"/>
            </w:rPr>
            <w:t>(Denham, 2020)</w:t>
          </w:r>
          <w:r w:rsidR="00E40D7C">
            <w:fldChar w:fldCharType="end"/>
          </w:r>
        </w:sdtContent>
      </w:sdt>
      <w:r>
        <w:t xml:space="preserve"> As the object moves further away, simpler </w:t>
      </w:r>
      <w:r w:rsidR="00B55272">
        <w:t>versions like</w:t>
      </w:r>
      <w:r>
        <w:t xml:space="preserve"> LOD1, LOD2, and so on are used instead. This system allows for smart resource management without compromising the overall visual quality of the scene.</w:t>
      </w:r>
    </w:p>
    <w:p w14:paraId="09E855E5" w14:textId="77777777" w:rsidR="00C43D40" w:rsidRDefault="00C43D40" w:rsidP="00C43D40">
      <w:pPr>
        <w:pStyle w:val="FYPNormal"/>
      </w:pPr>
    </w:p>
    <w:p w14:paraId="3133F421" w14:textId="55DA7752" w:rsidR="00C43D40" w:rsidRDefault="00C43D40" w:rsidP="00C43D40">
      <w:pPr>
        <w:pStyle w:val="FYPNormal"/>
      </w:pPr>
      <w:r>
        <w:t xml:space="preserve">In the context of the </w:t>
      </w:r>
      <w:r w:rsidRPr="0068538E">
        <w:rPr>
          <w:b/>
          <w:bCs/>
        </w:rPr>
        <w:t>Weddding</w:t>
      </w:r>
      <w:r>
        <w:t xml:space="preserve"> platform, Level of Detail plays a vital role in balancing visual richness with performance. As users explore and interact with the virtual venue, L</w:t>
      </w:r>
      <w:r w:rsidR="00AC14C2">
        <w:t>O</w:t>
      </w:r>
      <w:r>
        <w:t>D ensures that models are rendered at an appropriate level of complexity depending on their position in the scene. This helps the system run smoothly, prevents lag during real-time interactions, and supports an uninterrupted design experience. More importantly, it allows for detailed customization and navigation within the virtual space without overloading the system, making the design process both efficient and visually engaging.</w:t>
      </w:r>
    </w:p>
    <w:p w14:paraId="312969D6" w14:textId="77777777" w:rsidR="00C43D40" w:rsidRDefault="00C43D40" w:rsidP="00C43D40">
      <w:pPr>
        <w:pStyle w:val="FYPNormal"/>
      </w:pPr>
    </w:p>
    <w:p w14:paraId="2029865E" w14:textId="22B33ADA" w:rsidR="00C43D40" w:rsidRDefault="00C43D40" w:rsidP="00C43D40">
      <w:pPr>
        <w:pStyle w:val="FYPNormal"/>
      </w:pPr>
      <w:r>
        <w:t>In order to implement L</w:t>
      </w:r>
      <w:r w:rsidR="00AC14C2">
        <w:t>O</w:t>
      </w:r>
      <w:r>
        <w:t xml:space="preserve">D into </w:t>
      </w:r>
      <w:r w:rsidRPr="0068538E">
        <w:rPr>
          <w:b/>
          <w:bCs/>
        </w:rPr>
        <w:t>Weddding</w:t>
      </w:r>
      <w:r>
        <w:t>, the type of L</w:t>
      </w:r>
      <w:r w:rsidR="00AC14C2">
        <w:t>O</w:t>
      </w:r>
      <w:r>
        <w:t>D technique must be carefully considered and compared to identify the best candidate that complies with the specific demands of this project. Among the L</w:t>
      </w:r>
      <w:r w:rsidR="00AC14C2">
        <w:t>O</w:t>
      </w:r>
      <w:r>
        <w:t>D techniques, Discrete Levels of Detail (DLOD), Continuous Levels of Detail (CLOD), and Hierarchical Levels of Detail (HLOD) are selected for the comparison analysis.</w:t>
      </w:r>
    </w:p>
    <w:p w14:paraId="542C1988" w14:textId="0F836CEF" w:rsidR="00C43D40" w:rsidRDefault="00C43D40">
      <w:pPr>
        <w:rPr>
          <w:sz w:val="22"/>
          <w:szCs w:val="22"/>
          <w:lang w:eastAsia="zh-CN"/>
        </w:rPr>
      </w:pPr>
      <w:r>
        <w:br w:type="page"/>
      </w:r>
    </w:p>
    <w:p w14:paraId="3FF6C89E" w14:textId="16042664" w:rsidR="00C43D40" w:rsidRDefault="00AC14C2" w:rsidP="00C43D40">
      <w:pPr>
        <w:pStyle w:val="Heading4"/>
      </w:pPr>
      <w:r>
        <w:lastRenderedPageBreak/>
        <w:t>Types of Level of Detail (</w:t>
      </w:r>
      <w:proofErr w:type="spellStart"/>
      <w:r>
        <w:t>LoD</w:t>
      </w:r>
      <w:proofErr w:type="spellEnd"/>
      <w:r>
        <w:t>) Technique</w:t>
      </w:r>
    </w:p>
    <w:p w14:paraId="4ABD8CB6" w14:textId="77777777" w:rsidR="00C43D40" w:rsidRPr="00C43D40" w:rsidRDefault="00C43D40" w:rsidP="00C43D40">
      <w:pPr>
        <w:pStyle w:val="FYPNormal"/>
        <w:rPr>
          <w:b/>
          <w:bCs/>
          <w:lang w:val="en-US"/>
        </w:rPr>
      </w:pPr>
      <w:r w:rsidRPr="00C43D40">
        <w:rPr>
          <w:b/>
          <w:bCs/>
          <w:lang w:val="en-US"/>
        </w:rPr>
        <w:t>Discrete Level of Detail (DLOD)</w:t>
      </w:r>
    </w:p>
    <w:p w14:paraId="64CC0C4A" w14:textId="55024E52" w:rsidR="00C43D40" w:rsidRPr="00C43D40" w:rsidRDefault="00C43D40" w:rsidP="00C43D40">
      <w:pPr>
        <w:pStyle w:val="FYPNormal"/>
        <w:rPr>
          <w:lang w:val="en-US"/>
        </w:rPr>
      </w:pPr>
      <w:r w:rsidRPr="00C43D40">
        <w:rPr>
          <w:lang w:val="en-US"/>
        </w:rPr>
        <w:t xml:space="preserve">Discrete Level of Detail (DLOD) is a technique in 3D graphics where multiple versions of a model are created, each with decreasing levels of geometric and texture complexity. The most detailed version (e.g., LOD0) is displayed when the object is close to the camera, while simpler versions (e.g., LOD1, LOD2) are used as the object moves farther away. This approach is especially effective for assets with predictable viewing distances, allowing rendering performance to be optimized without significantly impacting visual quality. One limitation of DLOD is the potential for noticeable "popping" effects during transitions between detail levels. Despite this, it remains a widely adopted strategy in fields like game development and animation due to its simplicity and efficiency in managing rendering loads for scenes with numerous objects. </w:t>
      </w:r>
      <w:sdt>
        <w:sdtPr>
          <w:rPr>
            <w:lang w:val="en-US"/>
          </w:rPr>
          <w:id w:val="-711883284"/>
          <w:citation/>
        </w:sdtPr>
        <w:sdtContent>
          <w:r w:rsidR="00E40D7C">
            <w:rPr>
              <w:lang w:val="en-US"/>
            </w:rPr>
            <w:fldChar w:fldCharType="begin"/>
          </w:r>
          <w:r w:rsidR="00E40D7C">
            <w:rPr>
              <w:lang w:val="en-US"/>
            </w:rPr>
            <w:instrText xml:space="preserve"> CITATION Par24 \l 1033 </w:instrText>
          </w:r>
          <w:r w:rsidR="00E40D7C">
            <w:rPr>
              <w:lang w:val="en-US"/>
            </w:rPr>
            <w:fldChar w:fldCharType="separate"/>
          </w:r>
          <w:r w:rsidR="00E40D7C" w:rsidRPr="00E40D7C">
            <w:rPr>
              <w:noProof/>
              <w:lang w:val="en-US"/>
            </w:rPr>
            <w:t>(Ashara, 2024)</w:t>
          </w:r>
          <w:r w:rsidR="00E40D7C">
            <w:rPr>
              <w:lang w:val="en-US"/>
            </w:rPr>
            <w:fldChar w:fldCharType="end"/>
          </w:r>
        </w:sdtContent>
      </w:sdt>
    </w:p>
    <w:p w14:paraId="03005B7D" w14:textId="77777777" w:rsidR="00C43D40" w:rsidRPr="00C43D40" w:rsidRDefault="00C43D40" w:rsidP="00C43D40">
      <w:pPr>
        <w:pStyle w:val="FYPNormal"/>
        <w:rPr>
          <w:lang w:val="en-US"/>
        </w:rPr>
      </w:pPr>
    </w:p>
    <w:p w14:paraId="3FC26D67" w14:textId="77777777" w:rsidR="00C43D40" w:rsidRPr="00C43D40" w:rsidRDefault="00C43D40" w:rsidP="00C43D40">
      <w:pPr>
        <w:pStyle w:val="FYPNormal"/>
        <w:rPr>
          <w:b/>
          <w:bCs/>
          <w:lang w:val="en-US"/>
        </w:rPr>
      </w:pPr>
      <w:r w:rsidRPr="00C43D40">
        <w:rPr>
          <w:b/>
          <w:bCs/>
          <w:lang w:val="en-US"/>
        </w:rPr>
        <w:t>Continuous Level of Detail (CLOD)</w:t>
      </w:r>
    </w:p>
    <w:p w14:paraId="20EBDB98" w14:textId="63B2AFD0" w:rsidR="00C43D40" w:rsidRPr="00C43D40" w:rsidRDefault="00C43D40" w:rsidP="00C43D40">
      <w:pPr>
        <w:pStyle w:val="FYPNormal"/>
        <w:rPr>
          <w:lang w:val="en-US"/>
        </w:rPr>
      </w:pPr>
      <w:r w:rsidRPr="00C43D40">
        <w:rPr>
          <w:lang w:val="en-US"/>
        </w:rPr>
        <w:t xml:space="preserve">Continuous Level of Detail (CLOD) is a technique that enables seamless transitions between different levels of geometric complexity in a 3D model. Rather than switching between predefined models, CLOD dynamically refines or simplifies the model’s mesh in real time, based on factors like the object’s distance from the camera. This allows for smooth, gradual changes in detail without the sudden visual shifts or “popping” which is commonly seen in Discrete LOD approaches. CLOD is especially effective for rendering expansive environments or terrains, where consistent visual quality is important across various viewing ranges. It ensures that areas closer to the viewer are rendered with higher detail, while distant portions of the same model are displayed with reduced complexity to optimize performance. </w:t>
      </w:r>
      <w:sdt>
        <w:sdtPr>
          <w:rPr>
            <w:lang w:val="en-US"/>
          </w:rPr>
          <w:id w:val="1056430991"/>
          <w:citation/>
        </w:sdtPr>
        <w:sdtContent>
          <w:r w:rsidR="00E40D7C">
            <w:rPr>
              <w:lang w:val="en-US"/>
            </w:rPr>
            <w:fldChar w:fldCharType="begin"/>
          </w:r>
          <w:r w:rsidR="00E40D7C">
            <w:rPr>
              <w:lang w:val="en-US"/>
            </w:rPr>
            <w:instrText xml:space="preserve"> CITATION Par24 \l 1033 </w:instrText>
          </w:r>
          <w:r w:rsidR="00E40D7C">
            <w:rPr>
              <w:lang w:val="en-US"/>
            </w:rPr>
            <w:fldChar w:fldCharType="separate"/>
          </w:r>
          <w:r w:rsidR="00E40D7C" w:rsidRPr="00E40D7C">
            <w:rPr>
              <w:noProof/>
              <w:lang w:val="en-US"/>
            </w:rPr>
            <w:t>(Ashara, 2024)</w:t>
          </w:r>
          <w:r w:rsidR="00E40D7C">
            <w:rPr>
              <w:lang w:val="en-US"/>
            </w:rPr>
            <w:fldChar w:fldCharType="end"/>
          </w:r>
        </w:sdtContent>
      </w:sdt>
    </w:p>
    <w:p w14:paraId="1354122A" w14:textId="77777777" w:rsidR="00C43D40" w:rsidRPr="00C43D40" w:rsidRDefault="00C43D40" w:rsidP="00C43D40">
      <w:pPr>
        <w:pStyle w:val="FYPNormal"/>
        <w:rPr>
          <w:lang w:val="en-US"/>
        </w:rPr>
      </w:pPr>
    </w:p>
    <w:p w14:paraId="1B4994BA" w14:textId="77777777" w:rsidR="00C43D40" w:rsidRPr="00C43D40" w:rsidRDefault="00C43D40" w:rsidP="00C43D40">
      <w:pPr>
        <w:pStyle w:val="FYPNormal"/>
        <w:rPr>
          <w:b/>
          <w:bCs/>
          <w:lang w:val="en-US"/>
        </w:rPr>
      </w:pPr>
      <w:r w:rsidRPr="00C43D40">
        <w:rPr>
          <w:b/>
          <w:bCs/>
          <w:lang w:val="en-US"/>
        </w:rPr>
        <w:t>Hierarchical Level of Detail (HLOD)</w:t>
      </w:r>
    </w:p>
    <w:p w14:paraId="43420CD0" w14:textId="4D9813D2" w:rsidR="00C43D40" w:rsidRDefault="00C43D40" w:rsidP="00C43D40">
      <w:pPr>
        <w:pStyle w:val="FYPNormal"/>
        <w:rPr>
          <w:lang w:val="en-US"/>
        </w:rPr>
      </w:pPr>
      <w:r w:rsidRPr="00C43D40">
        <w:rPr>
          <w:lang w:val="en-US"/>
        </w:rPr>
        <w:t xml:space="preserve">Hierarchical Level of Detail (HLOD) extends traditional LOD techniques by applying them not just to single objects, but to groups of objects or entire scene segments. Instead of managing LODs at the individual model level, HLOD organizes the scene into a hierarchy where clusters of objects can be replaced with simplified representations when viewed from a distance. </w:t>
      </w:r>
      <w:sdt>
        <w:sdtPr>
          <w:rPr>
            <w:lang w:val="en-US"/>
          </w:rPr>
          <w:id w:val="-1973660211"/>
          <w:citation/>
        </w:sdtPr>
        <w:sdtContent>
          <w:r w:rsidR="00E40D7C">
            <w:rPr>
              <w:lang w:val="en-US"/>
            </w:rPr>
            <w:fldChar w:fldCharType="begin"/>
          </w:r>
          <w:r w:rsidR="00E40D7C">
            <w:rPr>
              <w:lang w:val="en-US"/>
            </w:rPr>
            <w:instrText xml:space="preserve"> CITATION Epi25 \l 1033 </w:instrText>
          </w:r>
          <w:r w:rsidR="00E40D7C">
            <w:rPr>
              <w:lang w:val="en-US"/>
            </w:rPr>
            <w:fldChar w:fldCharType="separate"/>
          </w:r>
          <w:r w:rsidR="00E40D7C" w:rsidRPr="00E40D7C">
            <w:rPr>
              <w:noProof/>
              <w:lang w:val="en-US"/>
            </w:rPr>
            <w:t>(Epic Games Developer, 2025)</w:t>
          </w:r>
          <w:r w:rsidR="00E40D7C">
            <w:rPr>
              <w:lang w:val="en-US"/>
            </w:rPr>
            <w:fldChar w:fldCharType="end"/>
          </w:r>
        </w:sdtContent>
      </w:sdt>
      <w:r w:rsidRPr="00C43D40">
        <w:rPr>
          <w:lang w:val="en-US"/>
        </w:rPr>
        <w:t xml:space="preserve"> This hierarchical approach enables efficient rendering in large, complex environments by allowing entire groups to be culled or simplified together, significantly reducing the number of draw calls and transformation calculations. HLOD is particularly well-suited for open-world scenes or virtual campuses where optimizing performance across many objects is critical. </w:t>
      </w:r>
      <w:sdt>
        <w:sdtPr>
          <w:rPr>
            <w:lang w:val="en-US"/>
          </w:rPr>
          <w:id w:val="-972135925"/>
          <w:citation/>
        </w:sdtPr>
        <w:sdtContent>
          <w:r w:rsidR="00E40D7C">
            <w:rPr>
              <w:lang w:val="en-US"/>
            </w:rPr>
            <w:fldChar w:fldCharType="begin"/>
          </w:r>
          <w:r w:rsidR="00E40D7C">
            <w:rPr>
              <w:lang w:val="en-US"/>
            </w:rPr>
            <w:instrText xml:space="preserve"> CITATION Epi25 \l 1033 </w:instrText>
          </w:r>
          <w:r w:rsidR="00E40D7C">
            <w:rPr>
              <w:lang w:val="en-US"/>
            </w:rPr>
            <w:fldChar w:fldCharType="separate"/>
          </w:r>
          <w:r w:rsidR="00E40D7C" w:rsidRPr="00E40D7C">
            <w:rPr>
              <w:noProof/>
              <w:lang w:val="en-US"/>
            </w:rPr>
            <w:t>(Epic Games Developer, 2025)</w:t>
          </w:r>
          <w:r w:rsidR="00E40D7C">
            <w:rPr>
              <w:lang w:val="en-US"/>
            </w:rPr>
            <w:fldChar w:fldCharType="end"/>
          </w:r>
        </w:sdtContent>
      </w:sdt>
    </w:p>
    <w:p w14:paraId="3FF6C255" w14:textId="77777777" w:rsidR="00C43D40" w:rsidRDefault="00C43D40" w:rsidP="00C43D40">
      <w:pPr>
        <w:pStyle w:val="FYPNormal"/>
        <w:rPr>
          <w:lang w:val="en-US"/>
        </w:rPr>
        <w:sectPr w:rsidR="00C43D40" w:rsidSect="00FA2BCE">
          <w:pgSz w:w="11909" w:h="16834" w:code="9"/>
          <w:pgMar w:top="1440" w:right="1440" w:bottom="1440" w:left="1440" w:header="720" w:footer="720" w:gutter="0"/>
          <w:cols w:space="720"/>
          <w:docGrid w:linePitch="272"/>
        </w:sectPr>
      </w:pPr>
    </w:p>
    <w:p w14:paraId="40CFF904" w14:textId="2D4963E0" w:rsidR="00C43D40" w:rsidRDefault="00C43D40" w:rsidP="00C43D40">
      <w:pPr>
        <w:pStyle w:val="Heading4"/>
        <w:spacing w:before="0"/>
      </w:pPr>
      <w:r>
        <w:lastRenderedPageBreak/>
        <w:t xml:space="preserve">Comparison </w:t>
      </w:r>
      <w:r w:rsidR="00AC14C2">
        <w:t>or Level of Detail (LOD) Techniques for Weddding</w:t>
      </w:r>
    </w:p>
    <w:p w14:paraId="561A680D" w14:textId="0482ED80" w:rsidR="00182E92" w:rsidRPr="00182E92" w:rsidRDefault="00182E92" w:rsidP="00182E92">
      <w:pPr>
        <w:jc w:val="center"/>
        <w:rPr>
          <w:rFonts w:eastAsia="Times New Roman"/>
          <w:sz w:val="24"/>
          <w:szCs w:val="24"/>
          <w:lang w:val="en-US" w:eastAsia="zh-CN"/>
        </w:rPr>
      </w:pPr>
      <w:r w:rsidRPr="00182E92">
        <w:rPr>
          <w:rFonts w:eastAsia="Times New Roman"/>
          <w:color w:val="000000"/>
          <w:sz w:val="22"/>
          <w:szCs w:val="22"/>
          <w:lang w:val="en-US" w:eastAsia="zh-CN"/>
        </w:rPr>
        <w:t>Table 2.</w:t>
      </w:r>
      <w:r w:rsidR="00233F40">
        <w:rPr>
          <w:rFonts w:eastAsia="Times New Roman"/>
          <w:color w:val="000000"/>
          <w:sz w:val="22"/>
          <w:szCs w:val="22"/>
          <w:lang w:val="en-US" w:eastAsia="zh-CN"/>
        </w:rPr>
        <w:t>8</w:t>
      </w:r>
      <w:r w:rsidRPr="00182E92">
        <w:rPr>
          <w:rFonts w:eastAsia="Times New Roman"/>
          <w:color w:val="000000"/>
          <w:sz w:val="22"/>
          <w:szCs w:val="22"/>
          <w:lang w:val="en-US" w:eastAsia="zh-CN"/>
        </w:rPr>
        <w:t xml:space="preserve"> Comparison of Level of Detail </w:t>
      </w:r>
      <w:r w:rsidR="00AC14C2">
        <w:rPr>
          <w:rFonts w:eastAsia="Times New Roman"/>
          <w:color w:val="000000"/>
          <w:sz w:val="22"/>
          <w:szCs w:val="22"/>
          <w:lang w:val="en-US" w:eastAsia="zh-CN"/>
        </w:rPr>
        <w:t xml:space="preserve">(LOD) </w:t>
      </w:r>
      <w:r w:rsidRPr="00182E92">
        <w:rPr>
          <w:rFonts w:eastAsia="Times New Roman"/>
          <w:color w:val="000000"/>
          <w:sz w:val="22"/>
          <w:szCs w:val="22"/>
          <w:lang w:val="en-US" w:eastAsia="zh-CN"/>
        </w:rPr>
        <w:t>Techniques</w:t>
      </w:r>
      <w:r w:rsidR="00AC14C2">
        <w:rPr>
          <w:rFonts w:eastAsia="Times New Roman"/>
          <w:color w:val="000000"/>
          <w:sz w:val="22"/>
          <w:szCs w:val="22"/>
          <w:lang w:val="en-US" w:eastAsia="zh-CN"/>
        </w:rPr>
        <w:t xml:space="preserve"> Weddding</w:t>
      </w:r>
    </w:p>
    <w:tbl>
      <w:tblPr>
        <w:tblW w:w="13882" w:type="dxa"/>
        <w:tblCellMar>
          <w:top w:w="15" w:type="dxa"/>
          <w:left w:w="15" w:type="dxa"/>
          <w:bottom w:w="15" w:type="dxa"/>
          <w:right w:w="15" w:type="dxa"/>
        </w:tblCellMar>
        <w:tblLook w:val="04A0" w:firstRow="1" w:lastRow="0" w:firstColumn="1" w:lastColumn="0" w:noHBand="0" w:noVBand="1"/>
      </w:tblPr>
      <w:tblGrid>
        <w:gridCol w:w="2400"/>
        <w:gridCol w:w="3686"/>
        <w:gridCol w:w="3969"/>
        <w:gridCol w:w="3827"/>
      </w:tblGrid>
      <w:tr w:rsidR="00182E92" w:rsidRPr="00182E92" w14:paraId="79A0F6AE"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6A20C"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Criteria</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392B4"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DLOD</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FF643"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CLOD</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706EA"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HLOD</w:t>
            </w:r>
          </w:p>
        </w:tc>
      </w:tr>
      <w:tr w:rsidR="00182E92" w:rsidRPr="00182E92" w14:paraId="7034020C"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46079"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Concept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5C279"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Multiple predefined models for different detail levels of an individual object</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25E7F"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Dynamically adjusts model complexity smoothly by simplifying or refining geometry in real-time</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FED01"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Grouping multiple objects/parts into clusters, which are then simplified/replaced at a distance.</w:t>
            </w:r>
          </w:p>
        </w:tc>
      </w:tr>
      <w:tr w:rsidR="00182E92" w:rsidRPr="00182E92" w14:paraId="754F0854"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F7987"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Transition Smoothness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5EA91"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Coarse as limited to few fixed levels, causing noticeable transitions or “popping” effects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46AD4"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Generally smoother transitions, as detail changes gradually.</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34306"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Can also result in "popping" when clusters switch, but often less noticeable due to scale.</w:t>
            </w:r>
          </w:p>
        </w:tc>
      </w:tr>
      <w:tr w:rsidR="00182E92" w:rsidRPr="00182E92" w14:paraId="7D75C144"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F85D5"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Performance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E3E62"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Efficient; fast switching between precomputed models with minimal runtime overhead.</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BEEC6"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Moderate; computationally heavier due to dynamic mesh processing but smoother visual results.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3EC1B"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Highly efficient for large scenes; reduces draw calls significantly, ideal for open worlds or dense environments.</w:t>
            </w:r>
          </w:p>
        </w:tc>
      </w:tr>
      <w:tr w:rsidR="00182E92" w:rsidRPr="00182E92" w14:paraId="435ECE34"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43867"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Memory Footprint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49412"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Higher, as multiple full models (vertices, faces) must be stored for each object.</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4969"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 xml:space="preserve">Lower, as only one base mesh + simplification/refinement data </w:t>
            </w:r>
            <w:proofErr w:type="gramStart"/>
            <w:r w:rsidRPr="00182E92">
              <w:rPr>
                <w:rFonts w:eastAsia="Times New Roman"/>
                <w:color w:val="000000"/>
                <w:sz w:val="22"/>
                <w:szCs w:val="22"/>
                <w:lang w:val="en-US" w:eastAsia="zh-CN"/>
              </w:rPr>
              <w:t>is</w:t>
            </w:r>
            <w:proofErr w:type="gramEnd"/>
            <w:r w:rsidRPr="00182E92">
              <w:rPr>
                <w:rFonts w:eastAsia="Times New Roman"/>
                <w:color w:val="000000"/>
                <w:sz w:val="22"/>
                <w:szCs w:val="22"/>
                <w:lang w:val="en-US" w:eastAsia="zh-CN"/>
              </w:rPr>
              <w:t xml:space="preserve"> stored per object.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A16EF"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Can be complex due to storing cluster geometry; aims to reduce overall loaded data for distant views.</w:t>
            </w:r>
          </w:p>
        </w:tc>
      </w:tr>
      <w:tr w:rsidR="00182E92" w:rsidRPr="00182E92" w14:paraId="3D87E284"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972A4"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Runtime CPU Overhead</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FB793"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Lower; primarily involves checking distance and swapping models.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24C83"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Higher; involves running simplification/refinement algorithms in real-time.</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DE35B"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Variable; involves culling/switching clusters, which can be significant for complex hierarchies.</w:t>
            </w:r>
          </w:p>
        </w:tc>
      </w:tr>
      <w:tr w:rsidR="00182E92" w:rsidRPr="00182E92" w14:paraId="3AFD06A4" w14:textId="77777777" w:rsidTr="00182E92">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9AE3B"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Implementation Complexity</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DE3D4"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Simple; easy to implement and fits well with existing graphics hardware and pipelines.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A000E"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Complex; requires real-time geometry processing and efficient algorithms for simplification.</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0C9DE"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Very Complex; requires intelligent scene partitioning, cluster generation, and system integration.</w:t>
            </w:r>
          </w:p>
        </w:tc>
      </w:tr>
    </w:tbl>
    <w:p w14:paraId="12DF1270" w14:textId="0F7D28AB" w:rsidR="00C43D40" w:rsidRPr="00790724" w:rsidRDefault="00E40D7C" w:rsidP="0068538E">
      <w:pPr>
        <w:jc w:val="right"/>
        <w:rPr>
          <w:sz w:val="22"/>
          <w:szCs w:val="22"/>
          <w:lang w:val="en-US"/>
        </w:rPr>
      </w:pPr>
      <w:sdt>
        <w:sdtPr>
          <w:rPr>
            <w:sz w:val="22"/>
            <w:szCs w:val="22"/>
            <w:lang w:val="en-US"/>
          </w:rPr>
          <w:id w:val="1402030417"/>
          <w:citation/>
        </w:sdtPr>
        <w:sdtContent>
          <w:r w:rsidRPr="00790724">
            <w:rPr>
              <w:sz w:val="22"/>
              <w:szCs w:val="22"/>
              <w:lang w:val="en-US"/>
            </w:rPr>
            <w:fldChar w:fldCharType="begin"/>
          </w:r>
          <w:r w:rsidRPr="00790724">
            <w:rPr>
              <w:sz w:val="22"/>
              <w:szCs w:val="22"/>
              <w:lang w:val="en-US"/>
            </w:rPr>
            <w:instrText xml:space="preserve"> CITATION Dal22 \l 1033 </w:instrText>
          </w:r>
          <w:r w:rsidRPr="00790724">
            <w:rPr>
              <w:sz w:val="22"/>
              <w:szCs w:val="22"/>
              <w:lang w:val="en-US"/>
            </w:rPr>
            <w:fldChar w:fldCharType="separate"/>
          </w:r>
          <w:r w:rsidRPr="00790724">
            <w:rPr>
              <w:noProof/>
              <w:sz w:val="22"/>
              <w:szCs w:val="22"/>
              <w:lang w:val="en-US"/>
            </w:rPr>
            <w:t>(Dalei, Venkataramanan, &amp; Panigrahi, 2022)</w:t>
          </w:r>
          <w:r w:rsidRPr="00790724">
            <w:rPr>
              <w:sz w:val="22"/>
              <w:szCs w:val="22"/>
              <w:lang w:val="en-US"/>
            </w:rPr>
            <w:fldChar w:fldCharType="end"/>
          </w:r>
        </w:sdtContent>
      </w:sdt>
      <w:sdt>
        <w:sdtPr>
          <w:rPr>
            <w:sz w:val="22"/>
            <w:szCs w:val="22"/>
            <w:lang w:val="en-US"/>
          </w:rPr>
          <w:id w:val="-451704670"/>
          <w:citation/>
        </w:sdtPr>
        <w:sdtContent>
          <w:r w:rsidR="001043CB" w:rsidRPr="00790724">
            <w:rPr>
              <w:sz w:val="22"/>
              <w:szCs w:val="22"/>
              <w:lang w:val="en-US"/>
            </w:rPr>
            <w:fldChar w:fldCharType="begin"/>
          </w:r>
          <w:r w:rsidR="001043CB" w:rsidRPr="00790724">
            <w:rPr>
              <w:sz w:val="22"/>
              <w:szCs w:val="22"/>
              <w:lang w:val="en-US"/>
            </w:rPr>
            <w:instrText xml:space="preserve"> CITATION Car04 \l 1033 </w:instrText>
          </w:r>
          <w:r w:rsidR="001043CB" w:rsidRPr="00790724">
            <w:rPr>
              <w:sz w:val="22"/>
              <w:szCs w:val="22"/>
              <w:lang w:val="en-US"/>
            </w:rPr>
            <w:fldChar w:fldCharType="separate"/>
          </w:r>
          <w:r w:rsidR="001043CB" w:rsidRPr="00790724">
            <w:rPr>
              <w:noProof/>
              <w:sz w:val="22"/>
              <w:szCs w:val="22"/>
              <w:lang w:val="en-US"/>
            </w:rPr>
            <w:t xml:space="preserve"> (Erikson, 2004)</w:t>
          </w:r>
          <w:r w:rsidR="001043CB" w:rsidRPr="00790724">
            <w:rPr>
              <w:sz w:val="22"/>
              <w:szCs w:val="22"/>
              <w:lang w:val="en-US"/>
            </w:rPr>
            <w:fldChar w:fldCharType="end"/>
          </w:r>
        </w:sdtContent>
      </w:sdt>
    </w:p>
    <w:p w14:paraId="1F024556" w14:textId="007697D8" w:rsidR="00C43D40" w:rsidRPr="00C43D40" w:rsidRDefault="00C43D40" w:rsidP="00C43D40">
      <w:pPr>
        <w:pStyle w:val="FYPNormal"/>
        <w:rPr>
          <w:lang w:val="en-US"/>
        </w:rPr>
        <w:sectPr w:rsidR="00C43D40" w:rsidRPr="00C43D40" w:rsidSect="00FA2BCE">
          <w:pgSz w:w="16834" w:h="11909" w:orient="landscape" w:code="9"/>
          <w:pgMar w:top="1440" w:right="1440" w:bottom="1440" w:left="1440" w:header="720" w:footer="720" w:gutter="0"/>
          <w:cols w:space="720"/>
          <w:docGrid w:linePitch="272"/>
        </w:sectPr>
      </w:pPr>
    </w:p>
    <w:p w14:paraId="6415E7CA" w14:textId="17D5923D" w:rsidR="00C43D40" w:rsidRDefault="00182E92" w:rsidP="00182E92">
      <w:pPr>
        <w:pStyle w:val="Heading4"/>
        <w:spacing w:before="0"/>
      </w:pPr>
      <w:r>
        <w:lastRenderedPageBreak/>
        <w:t>Decision</w:t>
      </w:r>
    </w:p>
    <w:p w14:paraId="7A38B0FE" w14:textId="50E58773" w:rsidR="00182E92" w:rsidRPr="00182E92" w:rsidRDefault="00182E92" w:rsidP="00182E92">
      <w:pPr>
        <w:pStyle w:val="FYPNormal"/>
        <w:rPr>
          <w:lang w:val="en-US"/>
        </w:rPr>
      </w:pPr>
      <w:r w:rsidRPr="00182E92">
        <w:rPr>
          <w:lang w:val="en-US"/>
        </w:rPr>
        <w:t xml:space="preserve">Based on the detailed comparison of LOD techniques conducted, it can be concluded that the DLOD will be the best strategy for managing the object complexity in the 3D scene of </w:t>
      </w:r>
      <w:r w:rsidRPr="0068538E">
        <w:rPr>
          <w:b/>
          <w:bCs/>
          <w:lang w:val="en-US"/>
        </w:rPr>
        <w:t>Weddding</w:t>
      </w:r>
      <w:r w:rsidRPr="00182E92">
        <w:rPr>
          <w:lang w:val="en-US"/>
        </w:rPr>
        <w:t>. This selection is backed by DL</w:t>
      </w:r>
      <w:r w:rsidR="00AC14C2">
        <w:rPr>
          <w:lang w:val="en-US"/>
        </w:rPr>
        <w:t>O</w:t>
      </w:r>
      <w:r w:rsidRPr="00182E92">
        <w:rPr>
          <w:lang w:val="en-US"/>
        </w:rPr>
        <w:t xml:space="preserve">D’s practical advantages and alignment with the specific needs of </w:t>
      </w:r>
      <w:r w:rsidRPr="0068538E">
        <w:rPr>
          <w:b/>
          <w:bCs/>
          <w:lang w:val="en-US"/>
        </w:rPr>
        <w:t>Weddding</w:t>
      </w:r>
      <w:r w:rsidRPr="00182E92">
        <w:rPr>
          <w:lang w:val="en-US"/>
        </w:rPr>
        <w:t xml:space="preserve"> which is an interactive, web-based 3D venue design application.</w:t>
      </w:r>
    </w:p>
    <w:p w14:paraId="6BEB06EB" w14:textId="77777777" w:rsidR="00182E92" w:rsidRPr="00182E92" w:rsidRDefault="00182E92" w:rsidP="00182E92">
      <w:pPr>
        <w:pStyle w:val="FYPNormal"/>
        <w:rPr>
          <w:lang w:val="en-US"/>
        </w:rPr>
      </w:pPr>
    </w:p>
    <w:p w14:paraId="32754EF2" w14:textId="61593DB1" w:rsidR="00182E92" w:rsidRPr="00182E92" w:rsidRDefault="00182E92" w:rsidP="00182E92">
      <w:pPr>
        <w:pStyle w:val="FYPNormal"/>
        <w:rPr>
          <w:lang w:val="en-US"/>
        </w:rPr>
      </w:pPr>
      <w:r w:rsidRPr="00182E92">
        <w:rPr>
          <w:lang w:val="en-US"/>
        </w:rPr>
        <w:t>According to the analysis conducted, DL</w:t>
      </w:r>
      <w:r w:rsidR="00AC14C2">
        <w:rPr>
          <w:lang w:val="en-US"/>
        </w:rPr>
        <w:t>O</w:t>
      </w:r>
      <w:r w:rsidRPr="00182E92">
        <w:rPr>
          <w:lang w:val="en-US"/>
        </w:rPr>
        <w:t xml:space="preserve">D possesses an appealing advantage for </w:t>
      </w:r>
      <w:r w:rsidRPr="0068538E">
        <w:rPr>
          <w:b/>
          <w:bCs/>
          <w:lang w:val="en-US"/>
        </w:rPr>
        <w:t>Weddding</w:t>
      </w:r>
      <w:r w:rsidRPr="00182E92">
        <w:rPr>
          <w:lang w:val="en-US"/>
        </w:rPr>
        <w:t xml:space="preserve"> which is its lower runtime processing demand. This characteristic is essential for ensuring a smooth and responsive user experience, especially for features like drag-and-drop items within the scene, where maintaining high frame rates and minimal processing load is vital. Compared to CLOD, which will perform real-time mesh adjustment using algorithms, DLOD simply performs checking on the distance and switching between a few predefined models, which results in lower computationally intensive at runtime. </w:t>
      </w:r>
    </w:p>
    <w:p w14:paraId="59627134" w14:textId="77777777" w:rsidR="00182E92" w:rsidRPr="00182E92" w:rsidRDefault="00182E92" w:rsidP="00182E92">
      <w:pPr>
        <w:pStyle w:val="FYPNormal"/>
        <w:rPr>
          <w:lang w:val="en-US"/>
        </w:rPr>
      </w:pPr>
    </w:p>
    <w:p w14:paraId="309DC92F" w14:textId="77777777" w:rsidR="00182E92" w:rsidRPr="00182E92" w:rsidRDefault="00182E92" w:rsidP="00182E92">
      <w:pPr>
        <w:pStyle w:val="FYPNormal"/>
        <w:rPr>
          <w:lang w:val="en-US"/>
        </w:rPr>
      </w:pPr>
      <w:r w:rsidRPr="00182E92">
        <w:rPr>
          <w:lang w:val="en-US"/>
        </w:rPr>
        <w:t xml:space="preserve">Furthermore, DLOD also simplifies the workflow for asset creation and management as it involves creating distinct, pre-optimized versions of each model, which will contribute to development efficiency. Artists can build and optimize a small number of model versions for each asset, avoiding the complexity of setting up dynamic mesh behavior. This fits particularly well with the platform’s design, where assets like chairs, tables, and </w:t>
      </w:r>
      <w:proofErr w:type="spellStart"/>
      <w:r w:rsidRPr="00182E92">
        <w:rPr>
          <w:lang w:val="en-US"/>
        </w:rPr>
        <w:t>decoratives</w:t>
      </w:r>
      <w:proofErr w:type="spellEnd"/>
      <w:r w:rsidRPr="00182E92">
        <w:rPr>
          <w:lang w:val="en-US"/>
        </w:rPr>
        <w:t xml:space="preserve"> are static, self-contained, and don’t require high-frequency updates. Therefore, for these kinds of objects, a few detail levels are enough to deliver strong performance gains without overcomplicating the rendering system.</w:t>
      </w:r>
    </w:p>
    <w:p w14:paraId="303BDC21" w14:textId="77777777" w:rsidR="00182E92" w:rsidRPr="00182E92" w:rsidRDefault="00182E92" w:rsidP="00182E92">
      <w:pPr>
        <w:pStyle w:val="FYPNormal"/>
        <w:rPr>
          <w:lang w:val="en-US"/>
        </w:rPr>
      </w:pPr>
    </w:p>
    <w:p w14:paraId="03789F7B" w14:textId="77777777" w:rsidR="00182E92" w:rsidRPr="00182E92" w:rsidRDefault="00182E92" w:rsidP="00182E92">
      <w:pPr>
        <w:pStyle w:val="FYPNormal"/>
        <w:rPr>
          <w:lang w:val="en-US"/>
        </w:rPr>
      </w:pPr>
      <w:r w:rsidRPr="00182E92">
        <w:rPr>
          <w:lang w:val="en-US"/>
        </w:rPr>
        <w:t>Although DLOD does require more memory as multiple versions of each model need to be stored, and may sometimes lead to noticeable "popping" when levels switch, these drawbacks can be addressed through thoughtful distance settings and visual transitions. The performance benefit gained from reducing CPU load outweighs these manageable challenges.</w:t>
      </w:r>
    </w:p>
    <w:p w14:paraId="458ADBB8" w14:textId="77777777" w:rsidR="00182E92" w:rsidRPr="00182E92" w:rsidRDefault="00182E92" w:rsidP="00182E92">
      <w:pPr>
        <w:pStyle w:val="FYPNormal"/>
        <w:rPr>
          <w:lang w:val="en-US"/>
        </w:rPr>
      </w:pPr>
    </w:p>
    <w:p w14:paraId="7B1BF7DC" w14:textId="77777777" w:rsidR="00182E92" w:rsidRPr="00182E92" w:rsidRDefault="00182E92" w:rsidP="00182E92">
      <w:pPr>
        <w:pStyle w:val="FYPNormal"/>
        <w:rPr>
          <w:lang w:val="en-US"/>
        </w:rPr>
      </w:pPr>
      <w:r w:rsidRPr="00182E92">
        <w:rPr>
          <w:lang w:val="en-US"/>
        </w:rPr>
        <w:t xml:space="preserve">In contrast, CLOD offers smoother transitions and more granular control, but at the cost of higher computational overhead and more complex logic, making it less practical for a real-time web-based platform. Similarly, HLOD is better suited for organizing large environments rather than optimizing individual objects. Its setup demands and variable runtime impact which will introduce complexity that isn’t necessary for managing the types of assets used in </w:t>
      </w:r>
      <w:r w:rsidRPr="0068538E">
        <w:rPr>
          <w:b/>
          <w:bCs/>
          <w:lang w:val="en-US"/>
        </w:rPr>
        <w:t>Weddding</w:t>
      </w:r>
      <w:r w:rsidRPr="00182E92">
        <w:rPr>
          <w:lang w:val="en-US"/>
        </w:rPr>
        <w:t>.</w:t>
      </w:r>
    </w:p>
    <w:p w14:paraId="7B00A0D7" w14:textId="77777777" w:rsidR="00182E92" w:rsidRPr="00182E92" w:rsidRDefault="00182E92" w:rsidP="00182E92">
      <w:pPr>
        <w:pStyle w:val="FYPNormal"/>
        <w:rPr>
          <w:lang w:val="en-US"/>
        </w:rPr>
      </w:pPr>
    </w:p>
    <w:p w14:paraId="02219443" w14:textId="05D40220" w:rsidR="00182E92" w:rsidRDefault="00182E92" w:rsidP="00182E92">
      <w:pPr>
        <w:pStyle w:val="FYPNormal"/>
        <w:rPr>
          <w:lang w:val="en-US"/>
        </w:rPr>
      </w:pPr>
      <w:r w:rsidRPr="00182E92">
        <w:rPr>
          <w:lang w:val="en-US"/>
        </w:rPr>
        <w:t xml:space="preserve">Overall, DLOD offers a practical and effective solution that strikes the balance of performance, simplicity and visual quality across a wide variety of scene elements. Its blend of simplicity, control, and responsiveness makes it a strong fit for the core experience of the </w:t>
      </w:r>
      <w:r w:rsidRPr="0068538E">
        <w:rPr>
          <w:b/>
          <w:bCs/>
          <w:lang w:val="en-US"/>
        </w:rPr>
        <w:t>Weddding</w:t>
      </w:r>
      <w:r w:rsidRPr="00182E92">
        <w:rPr>
          <w:lang w:val="en-US"/>
        </w:rPr>
        <w:t xml:space="preserve"> platform.</w:t>
      </w:r>
    </w:p>
    <w:p w14:paraId="31623342" w14:textId="77777777" w:rsidR="00182E92" w:rsidRDefault="00182E92">
      <w:pPr>
        <w:rPr>
          <w:sz w:val="22"/>
          <w:szCs w:val="22"/>
          <w:lang w:val="en-US" w:eastAsia="zh-CN"/>
        </w:rPr>
      </w:pPr>
      <w:r>
        <w:rPr>
          <w:lang w:val="en-US"/>
        </w:rPr>
        <w:br w:type="page"/>
      </w:r>
    </w:p>
    <w:p w14:paraId="1FBBE1D9" w14:textId="0E8F1B54" w:rsidR="00182E92" w:rsidRDefault="00182E92" w:rsidP="00182E92">
      <w:pPr>
        <w:pStyle w:val="Heading3"/>
      </w:pPr>
      <w:bookmarkStart w:id="28" w:name="_Toc202536514"/>
      <w:r>
        <w:lastRenderedPageBreak/>
        <w:t>Web 3D Rendering Frameworks/Engines</w:t>
      </w:r>
      <w:bookmarkEnd w:id="28"/>
    </w:p>
    <w:p w14:paraId="57329F46" w14:textId="77777777" w:rsidR="00182E92" w:rsidRDefault="00182E92" w:rsidP="00182E92">
      <w:pPr>
        <w:pStyle w:val="FYPNormal"/>
      </w:pPr>
      <w:r>
        <w:t xml:space="preserve">Web 3D rendering frameworks and engines are software libraries that make it possible to build and display interactive 3D graphics directly in a web browser with no additional plugins required. These tools rely on modern web technologies like WebGL, a JavaScript API for rendering 2D and 3D graphics, and the emerging </w:t>
      </w:r>
      <w:proofErr w:type="spellStart"/>
      <w:r>
        <w:t>WebGPU</w:t>
      </w:r>
      <w:proofErr w:type="spellEnd"/>
      <w:r>
        <w:t>, which is designed for even higher performance. By handling the lower-level complexities of graphics programming, these frameworks allow developers to focus on designing scenes, animations, and user interactions.</w:t>
      </w:r>
    </w:p>
    <w:p w14:paraId="4C151CF7" w14:textId="77777777" w:rsidR="00182E92" w:rsidRDefault="00182E92" w:rsidP="00182E92">
      <w:pPr>
        <w:pStyle w:val="FYPNormal"/>
      </w:pPr>
    </w:p>
    <w:p w14:paraId="61051615" w14:textId="7C77F062" w:rsidR="00182E92" w:rsidRDefault="00182E92" w:rsidP="00182E92">
      <w:pPr>
        <w:pStyle w:val="FYPNormal"/>
      </w:pPr>
      <w:r>
        <w:t xml:space="preserve">Among the most widely used options are Three.js and Babylon.js. Both are open-source JavaScript frameworks known for their flexibility and rich feature sets. They act as the bridge between complex 3D data and what appears on the screen, simplifying the development of immersive, browser-based experiences. </w:t>
      </w:r>
      <w:sdt>
        <w:sdtPr>
          <w:id w:val="156898968"/>
          <w:citation/>
        </w:sdtPr>
        <w:sdtContent>
          <w:r w:rsidR="001043CB">
            <w:fldChar w:fldCharType="begin"/>
          </w:r>
          <w:r w:rsidR="001043CB">
            <w:rPr>
              <w:lang w:val="en-US"/>
            </w:rPr>
            <w:instrText xml:space="preserve"> CITATION Thr19 \l 1033 </w:instrText>
          </w:r>
          <w:r w:rsidR="001043CB">
            <w:fldChar w:fldCharType="separate"/>
          </w:r>
          <w:r w:rsidR="001043CB" w:rsidRPr="001043CB">
            <w:rPr>
              <w:noProof/>
              <w:lang w:val="en-US"/>
            </w:rPr>
            <w:t>(Three.js, 2019)</w:t>
          </w:r>
          <w:r w:rsidR="001043CB">
            <w:fldChar w:fldCharType="end"/>
          </w:r>
        </w:sdtContent>
      </w:sdt>
      <w:r>
        <w:t xml:space="preserve"> </w:t>
      </w:r>
      <w:sdt>
        <w:sdtPr>
          <w:id w:val="-1060624626"/>
          <w:citation/>
        </w:sdtPr>
        <w:sdtContent>
          <w:r w:rsidR="001043CB">
            <w:fldChar w:fldCharType="begin"/>
          </w:r>
          <w:r w:rsidR="001043CB">
            <w:rPr>
              <w:lang w:val="en-US"/>
            </w:rPr>
            <w:instrText xml:space="preserve"> CITATION Bab19 \l 1033 </w:instrText>
          </w:r>
          <w:r w:rsidR="001043CB">
            <w:fldChar w:fldCharType="separate"/>
          </w:r>
          <w:r w:rsidR="001043CB" w:rsidRPr="001043CB">
            <w:rPr>
              <w:noProof/>
              <w:lang w:val="en-US"/>
            </w:rPr>
            <w:t>(Babylon.js, 2019)</w:t>
          </w:r>
          <w:r w:rsidR="001043CB">
            <w:fldChar w:fldCharType="end"/>
          </w:r>
        </w:sdtContent>
      </w:sdt>
    </w:p>
    <w:p w14:paraId="1B2D021E" w14:textId="77777777" w:rsidR="00182E92" w:rsidRDefault="00182E92" w:rsidP="00182E92">
      <w:pPr>
        <w:pStyle w:val="FYPNormal"/>
      </w:pPr>
    </w:p>
    <w:p w14:paraId="28B6EE40" w14:textId="77777777" w:rsidR="00182E92" w:rsidRDefault="00182E92" w:rsidP="00182E92">
      <w:pPr>
        <w:pStyle w:val="FYPNormal"/>
      </w:pPr>
      <w:r>
        <w:t xml:space="preserve">In the </w:t>
      </w:r>
      <w:r w:rsidRPr="0068538E">
        <w:rPr>
          <w:b/>
          <w:bCs/>
        </w:rPr>
        <w:t>Weddding</w:t>
      </w:r>
      <w:r>
        <w:t xml:space="preserve"> project, using a web-based 3D rendering framework plays a critical role on several levels. First, it ensures that the platform runs smoothly within standard web browsers—no extra downloads or installations needed. This kind of accessibility makes it easy for couples to explore and use the 3D venue planner from any modern device. Second, these frameworks offer tools and performance features that allow complex wedding venue designs to be rendered with clarity. Detailed textures, lighting effects, and spatial layouts are displayed accurately, which helps users better understand and refine their design choices. Finally, the support for real-time interaction means changes to the scene can be reflected instantly. This immediate feedback creates a more responsive and intuitive environment for planning, allowing ideas to come to life naturally as the space is customized.</w:t>
      </w:r>
    </w:p>
    <w:p w14:paraId="0CDECD51" w14:textId="77777777" w:rsidR="00182E92" w:rsidRDefault="00182E92" w:rsidP="00182E92">
      <w:pPr>
        <w:pStyle w:val="FYPNormal"/>
      </w:pPr>
    </w:p>
    <w:p w14:paraId="71B3F537" w14:textId="47FD11DB" w:rsidR="00182E92" w:rsidRDefault="00182E92" w:rsidP="00182E92">
      <w:pPr>
        <w:pStyle w:val="FYPNormal"/>
      </w:pPr>
      <w:r>
        <w:t xml:space="preserve">In the context of </w:t>
      </w:r>
      <w:r w:rsidRPr="0068538E">
        <w:rPr>
          <w:b/>
          <w:bCs/>
        </w:rPr>
        <w:t>Weddding</w:t>
      </w:r>
      <w:r>
        <w:t xml:space="preserve">, other than Three.js and Babylon.js are selected as the candidates for the comparison and analysis, Unity is also identified as one of the alternatives for web 3D rendering engines. Although Unity is widely recognized as a comprehensive cross-platform game development engine primarily used for desktop, console, and mobile applications, it possesses a robust capability to deploy 3D content to the web. </w:t>
      </w:r>
      <w:sdt>
        <w:sdtPr>
          <w:id w:val="1709530402"/>
          <w:citation/>
        </w:sdtPr>
        <w:sdtContent>
          <w:r w:rsidR="001043CB">
            <w:fldChar w:fldCharType="begin"/>
          </w:r>
          <w:r w:rsidR="001043CB">
            <w:rPr>
              <w:lang w:val="en-US"/>
            </w:rPr>
            <w:instrText xml:space="preserve"> CITATION Uni25 \l 1033 </w:instrText>
          </w:r>
          <w:r w:rsidR="001043CB">
            <w:fldChar w:fldCharType="separate"/>
          </w:r>
          <w:r w:rsidR="001043CB" w:rsidRPr="001043CB">
            <w:rPr>
              <w:noProof/>
              <w:lang w:val="en-US"/>
            </w:rPr>
            <w:t>(Unity Technologies, 2025)</w:t>
          </w:r>
          <w:r w:rsidR="001043CB">
            <w:fldChar w:fldCharType="end"/>
          </w:r>
        </w:sdtContent>
      </w:sdt>
      <w:r>
        <w:t xml:space="preserve"> Unity achieves this through its WebGL build support, which allows developers to export their Unity projects as JavaScript, enabling them to run directly within a web browser using WebGL. </w:t>
      </w:r>
      <w:sdt>
        <w:sdtPr>
          <w:id w:val="-1346696865"/>
          <w:citation/>
        </w:sdtPr>
        <w:sdtContent>
          <w:r w:rsidR="001043CB">
            <w:fldChar w:fldCharType="begin"/>
          </w:r>
          <w:r w:rsidR="001043CB">
            <w:rPr>
              <w:lang w:val="en-US"/>
            </w:rPr>
            <w:instrText xml:space="preserve"> CITATION Uni251 \l 1033 </w:instrText>
          </w:r>
          <w:r w:rsidR="001043CB">
            <w:fldChar w:fldCharType="separate"/>
          </w:r>
          <w:r w:rsidR="001043CB" w:rsidRPr="001043CB">
            <w:rPr>
              <w:noProof/>
              <w:lang w:val="en-US"/>
            </w:rPr>
            <w:t>(Unity Technologies, 2025)</w:t>
          </w:r>
          <w:r w:rsidR="001043CB">
            <w:fldChar w:fldCharType="end"/>
          </w:r>
        </w:sdtContent>
      </w:sdt>
    </w:p>
    <w:p w14:paraId="587AF14C" w14:textId="77777777" w:rsidR="00182E92" w:rsidRDefault="00182E92" w:rsidP="00182E92">
      <w:pPr>
        <w:pStyle w:val="FYPNormal"/>
      </w:pPr>
    </w:p>
    <w:p w14:paraId="18A4E17C" w14:textId="086B1483" w:rsidR="00182E92" w:rsidRDefault="00182E92">
      <w:pPr>
        <w:rPr>
          <w:sz w:val="22"/>
          <w:szCs w:val="22"/>
          <w:lang w:eastAsia="zh-CN"/>
        </w:rPr>
      </w:pPr>
      <w:r>
        <w:br w:type="page"/>
      </w:r>
    </w:p>
    <w:p w14:paraId="0EFE9D7D" w14:textId="029EB9E2" w:rsidR="00182E92" w:rsidRDefault="00AC14C2" w:rsidP="00182E92">
      <w:pPr>
        <w:pStyle w:val="Heading4"/>
      </w:pPr>
      <w:r w:rsidRPr="00AC14C2">
        <w:lastRenderedPageBreak/>
        <w:t>Web 3D Rendering Framework/Engine</w:t>
      </w:r>
      <w:r>
        <w:t xml:space="preserve"> Options</w:t>
      </w:r>
    </w:p>
    <w:p w14:paraId="21C5405C" w14:textId="77777777" w:rsidR="00182E92" w:rsidRPr="00182E92" w:rsidRDefault="00182E92" w:rsidP="00182E92">
      <w:pPr>
        <w:pStyle w:val="FYPNormal"/>
        <w:rPr>
          <w:b/>
          <w:bCs/>
          <w:lang w:val="en-US"/>
        </w:rPr>
      </w:pPr>
      <w:r w:rsidRPr="00182E92">
        <w:rPr>
          <w:b/>
          <w:bCs/>
          <w:lang w:val="en-US"/>
        </w:rPr>
        <w:t>Three.js</w:t>
      </w:r>
    </w:p>
    <w:p w14:paraId="2742D16E" w14:textId="7EBBC154" w:rsidR="00182E92" w:rsidRPr="00182E92" w:rsidRDefault="00182E92" w:rsidP="00182E92">
      <w:pPr>
        <w:pStyle w:val="FYPNormal"/>
        <w:rPr>
          <w:lang w:val="en-US"/>
        </w:rPr>
      </w:pPr>
      <w:r w:rsidRPr="00182E92">
        <w:rPr>
          <w:lang w:val="en-US"/>
        </w:rPr>
        <w:t>Three</w:t>
      </w:r>
      <w:r w:rsidR="001043CB">
        <w:rPr>
          <w:lang w:val="en-US"/>
        </w:rPr>
        <w:t>.</w:t>
      </w:r>
      <w:r w:rsidRPr="00182E92">
        <w:rPr>
          <w:lang w:val="en-US"/>
        </w:rPr>
        <w:t xml:space="preserve">js is an </w:t>
      </w:r>
      <w:proofErr w:type="gramStart"/>
      <w:r w:rsidRPr="00182E92">
        <w:rPr>
          <w:lang w:val="en-US"/>
        </w:rPr>
        <w:t>open source</w:t>
      </w:r>
      <w:proofErr w:type="gramEnd"/>
      <w:r w:rsidRPr="00182E92">
        <w:rPr>
          <w:lang w:val="en-US"/>
        </w:rPr>
        <w:t xml:space="preserve"> JavaScript library that is used to display the graphics, 3D and 2D objects on the web browser where it uses WebGL API behind the scenes. </w:t>
      </w:r>
      <w:sdt>
        <w:sdtPr>
          <w:rPr>
            <w:lang w:val="en-US"/>
          </w:rPr>
          <w:id w:val="464778876"/>
          <w:citation/>
        </w:sdtPr>
        <w:sdtContent>
          <w:r w:rsidR="001043CB">
            <w:rPr>
              <w:lang w:val="en-US"/>
            </w:rPr>
            <w:fldChar w:fldCharType="begin"/>
          </w:r>
          <w:r w:rsidR="001043CB">
            <w:rPr>
              <w:lang w:val="en-US"/>
            </w:rPr>
            <w:instrText xml:space="preserve"> CITATION Gee20 \l 1033 </w:instrText>
          </w:r>
          <w:r w:rsidR="001043CB">
            <w:rPr>
              <w:lang w:val="en-US"/>
            </w:rPr>
            <w:fldChar w:fldCharType="separate"/>
          </w:r>
          <w:r w:rsidR="001043CB" w:rsidRPr="001043CB">
            <w:rPr>
              <w:noProof/>
              <w:lang w:val="en-US"/>
            </w:rPr>
            <w:t>(GeeksforGeeks, 2020)</w:t>
          </w:r>
          <w:r w:rsidR="001043CB">
            <w:rPr>
              <w:lang w:val="en-US"/>
            </w:rPr>
            <w:fldChar w:fldCharType="end"/>
          </w:r>
        </w:sdtContent>
      </w:sdt>
      <w:r w:rsidRPr="00182E92">
        <w:rPr>
          <w:lang w:val="en-US"/>
        </w:rPr>
        <w:t xml:space="preserve"> Three.js uses the client's GPU to render the Graphics and 3D objects on a canvas in the web browser. Three.js simplifies tasks such as scene management, camera controls, lighting, materials, and animations, which allow web developers to build interactive 3D applications, games, and visualizations without needing deep expertise in WebGL itself.</w:t>
      </w:r>
    </w:p>
    <w:p w14:paraId="496931CA" w14:textId="77777777" w:rsidR="00182E92" w:rsidRPr="00182E92" w:rsidRDefault="00182E92" w:rsidP="00182E92">
      <w:pPr>
        <w:pStyle w:val="FYPNormal"/>
        <w:rPr>
          <w:lang w:val="en-US"/>
        </w:rPr>
      </w:pPr>
    </w:p>
    <w:p w14:paraId="63A80180" w14:textId="77777777" w:rsidR="00182E92" w:rsidRPr="00182E92" w:rsidRDefault="00182E92" w:rsidP="00182E92">
      <w:pPr>
        <w:pStyle w:val="FYPNormal"/>
        <w:rPr>
          <w:b/>
          <w:bCs/>
          <w:lang w:val="en-US"/>
        </w:rPr>
      </w:pPr>
      <w:r w:rsidRPr="00182E92">
        <w:rPr>
          <w:b/>
          <w:bCs/>
          <w:lang w:val="en-US"/>
        </w:rPr>
        <w:t>Babylon.js</w:t>
      </w:r>
    </w:p>
    <w:p w14:paraId="3F4E73A7" w14:textId="20D16860" w:rsidR="00182E92" w:rsidRPr="00182E92" w:rsidRDefault="00182E92" w:rsidP="00182E92">
      <w:pPr>
        <w:pStyle w:val="FYPNormal"/>
        <w:rPr>
          <w:lang w:val="en-US"/>
        </w:rPr>
      </w:pPr>
      <w:r w:rsidRPr="00182E92">
        <w:rPr>
          <w:lang w:val="en-US"/>
        </w:rPr>
        <w:t xml:space="preserve">Babylon.js is another robust and open-source JavaScript framework that enables developers to build 3D applications or video games in web browsers. </w:t>
      </w:r>
      <w:sdt>
        <w:sdtPr>
          <w:rPr>
            <w:lang w:val="en-US"/>
          </w:rPr>
          <w:id w:val="-1252661274"/>
          <w:citation/>
        </w:sdtPr>
        <w:sdtContent>
          <w:r w:rsidR="00CA384F">
            <w:rPr>
              <w:lang w:val="en-US"/>
            </w:rPr>
            <w:fldChar w:fldCharType="begin"/>
          </w:r>
          <w:r w:rsidR="00CA384F">
            <w:rPr>
              <w:lang w:val="en-US"/>
            </w:rPr>
            <w:instrText xml:space="preserve"> CITATION Gee251 \l 1033 </w:instrText>
          </w:r>
          <w:r w:rsidR="00CA384F">
            <w:rPr>
              <w:lang w:val="en-US"/>
            </w:rPr>
            <w:fldChar w:fldCharType="separate"/>
          </w:r>
          <w:r w:rsidR="00CA384F" w:rsidRPr="00CA384F">
            <w:rPr>
              <w:noProof/>
              <w:lang w:val="en-US"/>
            </w:rPr>
            <w:t>(GeeksforGeeks, 2025)</w:t>
          </w:r>
          <w:r w:rsidR="00CA384F">
            <w:rPr>
              <w:lang w:val="en-US"/>
            </w:rPr>
            <w:fldChar w:fldCharType="end"/>
          </w:r>
        </w:sdtContent>
      </w:sdt>
      <w:r w:rsidRPr="00182E92">
        <w:rPr>
          <w:lang w:val="en-US"/>
        </w:rPr>
        <w:t xml:space="preserve"> Similar to Three.js, it also leverages WebGL to eliminate the need for plugins or extra software which enhance the graphics performance, while providing a comprehensive set of tools for creating, managing, and rendering 3D objects, special effects, and audio within web applications. In addition, Babylon also includes built-in support and features such as built-in physics engines, advanced lighting and shadow systems, a powerful animation system, and tools like a scene inspector and a playground for rapid prototyping and debugging. </w:t>
      </w:r>
      <w:sdt>
        <w:sdtPr>
          <w:rPr>
            <w:lang w:val="en-US"/>
          </w:rPr>
          <w:id w:val="1847215056"/>
          <w:citation/>
        </w:sdtPr>
        <w:sdtContent>
          <w:r w:rsidR="00CA384F">
            <w:rPr>
              <w:lang w:val="en-US"/>
            </w:rPr>
            <w:fldChar w:fldCharType="begin"/>
          </w:r>
          <w:r w:rsidR="00CA384F">
            <w:rPr>
              <w:lang w:val="en-US"/>
            </w:rPr>
            <w:instrText xml:space="preserve"> CITATION Bab25 \l 1033 </w:instrText>
          </w:r>
          <w:r w:rsidR="00CA384F">
            <w:rPr>
              <w:lang w:val="en-US"/>
            </w:rPr>
            <w:fldChar w:fldCharType="separate"/>
          </w:r>
          <w:r w:rsidR="00CA384F" w:rsidRPr="00CA384F">
            <w:rPr>
              <w:noProof/>
              <w:lang w:val="en-US"/>
            </w:rPr>
            <w:t>(Babylon.js, 2025)</w:t>
          </w:r>
          <w:r w:rsidR="00CA384F">
            <w:rPr>
              <w:lang w:val="en-US"/>
            </w:rPr>
            <w:fldChar w:fldCharType="end"/>
          </w:r>
        </w:sdtContent>
      </w:sdt>
    </w:p>
    <w:p w14:paraId="3FB79394" w14:textId="77777777" w:rsidR="00182E92" w:rsidRPr="00182E92" w:rsidRDefault="00182E92" w:rsidP="00182E92">
      <w:pPr>
        <w:pStyle w:val="FYPNormal"/>
        <w:rPr>
          <w:lang w:val="en-US"/>
        </w:rPr>
      </w:pPr>
    </w:p>
    <w:p w14:paraId="00A55A4E" w14:textId="77777777" w:rsidR="00182E92" w:rsidRPr="00182E92" w:rsidRDefault="00182E92" w:rsidP="00182E92">
      <w:pPr>
        <w:pStyle w:val="FYPNormal"/>
        <w:rPr>
          <w:b/>
          <w:bCs/>
          <w:lang w:val="en-US"/>
        </w:rPr>
      </w:pPr>
      <w:r w:rsidRPr="00182E92">
        <w:rPr>
          <w:b/>
          <w:bCs/>
          <w:lang w:val="en-US"/>
        </w:rPr>
        <w:t>Unity</w:t>
      </w:r>
    </w:p>
    <w:p w14:paraId="0C0D1EF8" w14:textId="49475161" w:rsidR="00182E92" w:rsidRDefault="00182E92" w:rsidP="00182E92">
      <w:pPr>
        <w:pStyle w:val="FYPNormal"/>
        <w:rPr>
          <w:lang w:val="en-US"/>
        </w:rPr>
      </w:pPr>
      <w:r w:rsidRPr="00182E92">
        <w:rPr>
          <w:lang w:val="en-US"/>
        </w:rPr>
        <w:t>Unity is a widely used and versatile cross-platform game development engine that extends beyond web-based applications. It enables developers to create 2D and 3D games, simulations, and interactive content for a variety of platforms, including PC, mobile (iOS, Android), consoles (PlayStation, Xbox), and augmented reality (AR) devices.</w:t>
      </w:r>
      <w:sdt>
        <w:sdtPr>
          <w:rPr>
            <w:lang w:val="en-US"/>
          </w:rPr>
          <w:id w:val="1117946129"/>
          <w:citation/>
        </w:sdtPr>
        <w:sdtContent>
          <w:r w:rsidR="00CA384F">
            <w:rPr>
              <w:lang w:val="en-US"/>
            </w:rPr>
            <w:fldChar w:fldCharType="begin"/>
          </w:r>
          <w:r w:rsidR="00CA384F">
            <w:rPr>
              <w:lang w:val="en-US"/>
            </w:rPr>
            <w:instrText xml:space="preserve"> CITATION Mic25 \l 1033 </w:instrText>
          </w:r>
          <w:r w:rsidR="00CA384F">
            <w:rPr>
              <w:lang w:val="en-US"/>
            </w:rPr>
            <w:fldChar w:fldCharType="separate"/>
          </w:r>
          <w:r w:rsidR="00CA384F">
            <w:rPr>
              <w:noProof/>
              <w:lang w:val="en-US"/>
            </w:rPr>
            <w:t xml:space="preserve"> </w:t>
          </w:r>
          <w:r w:rsidR="00CA384F" w:rsidRPr="00CA384F">
            <w:rPr>
              <w:noProof/>
              <w:lang w:val="en-US"/>
            </w:rPr>
            <w:t>(Microsoft, 2025)</w:t>
          </w:r>
          <w:r w:rsidR="00CA384F">
            <w:rPr>
              <w:lang w:val="en-US"/>
            </w:rPr>
            <w:fldChar w:fldCharType="end"/>
          </w:r>
        </w:sdtContent>
      </w:sdt>
      <w:r w:rsidRPr="00182E92">
        <w:rPr>
          <w:lang w:val="en-US"/>
        </w:rPr>
        <w:t xml:space="preserve"> Unity utilizes C# as its primary scripting language and provides a comprehensive suite of tools within its integrated development environment (IDE) which include a visual editor, physics engine, animation system, and an extensive Asset Store for pre-made assets and tools. Currently, Unity is well-known by designers and developers to create games, prototypes, and simulations which could run on different platforms. </w:t>
      </w:r>
      <w:sdt>
        <w:sdtPr>
          <w:rPr>
            <w:lang w:val="en-US"/>
          </w:rPr>
          <w:id w:val="-1409610673"/>
          <w:citation/>
        </w:sdtPr>
        <w:sdtContent>
          <w:r w:rsidR="00CA384F">
            <w:rPr>
              <w:lang w:val="en-US"/>
            </w:rPr>
            <w:fldChar w:fldCharType="begin"/>
          </w:r>
          <w:r w:rsidR="00CA384F">
            <w:rPr>
              <w:lang w:val="en-US"/>
            </w:rPr>
            <w:instrText xml:space="preserve"> CITATION Cou24 \l 1033 </w:instrText>
          </w:r>
          <w:r w:rsidR="00CA384F">
            <w:rPr>
              <w:lang w:val="en-US"/>
            </w:rPr>
            <w:fldChar w:fldCharType="separate"/>
          </w:r>
          <w:r w:rsidR="00CA384F" w:rsidRPr="00CA384F">
            <w:rPr>
              <w:noProof/>
              <w:lang w:val="en-US"/>
            </w:rPr>
            <w:t>(Coursera Staff, 2024)</w:t>
          </w:r>
          <w:r w:rsidR="00CA384F">
            <w:rPr>
              <w:lang w:val="en-US"/>
            </w:rPr>
            <w:fldChar w:fldCharType="end"/>
          </w:r>
        </w:sdtContent>
      </w:sdt>
    </w:p>
    <w:p w14:paraId="07C9A125" w14:textId="77777777" w:rsidR="00182E92" w:rsidRDefault="00182E92" w:rsidP="00182E92">
      <w:pPr>
        <w:pStyle w:val="FYPNormal"/>
        <w:rPr>
          <w:lang w:val="en-US"/>
        </w:rPr>
      </w:pPr>
    </w:p>
    <w:p w14:paraId="063B783D" w14:textId="77777777" w:rsidR="00182E92" w:rsidRDefault="00182E92" w:rsidP="00182E92">
      <w:pPr>
        <w:pStyle w:val="FYPNormal"/>
        <w:rPr>
          <w:lang w:val="en-US"/>
        </w:rPr>
        <w:sectPr w:rsidR="00182E92" w:rsidSect="00FA2BCE">
          <w:pgSz w:w="11909" w:h="16834" w:code="9"/>
          <w:pgMar w:top="1440" w:right="1440" w:bottom="1440" w:left="1440" w:header="720" w:footer="720" w:gutter="0"/>
          <w:cols w:space="720"/>
          <w:docGrid w:linePitch="272"/>
        </w:sectPr>
      </w:pPr>
    </w:p>
    <w:p w14:paraId="1485BEA8" w14:textId="769730E1" w:rsidR="00182E92" w:rsidRDefault="00182E92" w:rsidP="00182E92">
      <w:pPr>
        <w:pStyle w:val="Heading4"/>
        <w:spacing w:before="0"/>
      </w:pPr>
      <w:r>
        <w:lastRenderedPageBreak/>
        <w:t xml:space="preserve">Comparison </w:t>
      </w:r>
      <w:r w:rsidR="00AC14C2">
        <w:t>of Web 3D Rendering Frameworks/Engines for Weddding</w:t>
      </w:r>
    </w:p>
    <w:p w14:paraId="53326ACA" w14:textId="35F27183" w:rsidR="00182E92" w:rsidRPr="00182E92" w:rsidRDefault="00182E92" w:rsidP="00182E92">
      <w:pPr>
        <w:jc w:val="center"/>
        <w:rPr>
          <w:rFonts w:eastAsia="Times New Roman"/>
          <w:sz w:val="24"/>
          <w:szCs w:val="24"/>
          <w:lang w:val="en-US" w:eastAsia="zh-CN"/>
        </w:rPr>
      </w:pPr>
      <w:r w:rsidRPr="00182E92">
        <w:rPr>
          <w:rFonts w:eastAsia="Times New Roman"/>
          <w:color w:val="000000"/>
          <w:sz w:val="22"/>
          <w:szCs w:val="22"/>
          <w:lang w:val="en-US" w:eastAsia="zh-CN"/>
        </w:rPr>
        <w:t>Table 2.</w:t>
      </w:r>
      <w:r w:rsidR="00233F40">
        <w:rPr>
          <w:rFonts w:eastAsia="Times New Roman"/>
          <w:color w:val="000000"/>
          <w:sz w:val="22"/>
          <w:szCs w:val="22"/>
          <w:lang w:val="en-US" w:eastAsia="zh-CN"/>
        </w:rPr>
        <w:t>9</w:t>
      </w:r>
      <w:r w:rsidRPr="00182E92">
        <w:rPr>
          <w:rFonts w:eastAsia="Times New Roman"/>
          <w:color w:val="000000"/>
          <w:sz w:val="22"/>
          <w:szCs w:val="22"/>
          <w:lang w:val="en-US" w:eastAsia="zh-CN"/>
        </w:rPr>
        <w:t xml:space="preserve"> Comparison of Web 3D Rendering Frameworks/Engines</w:t>
      </w:r>
      <w:r w:rsidR="00AC14C2">
        <w:rPr>
          <w:rFonts w:eastAsia="Times New Roman"/>
          <w:color w:val="000000"/>
          <w:sz w:val="22"/>
          <w:szCs w:val="22"/>
          <w:lang w:val="en-US" w:eastAsia="zh-CN"/>
        </w:rPr>
        <w:t xml:space="preserve"> for Weddding</w:t>
      </w:r>
    </w:p>
    <w:tbl>
      <w:tblPr>
        <w:tblW w:w="13882" w:type="dxa"/>
        <w:tblCellMar>
          <w:top w:w="15" w:type="dxa"/>
          <w:left w:w="15" w:type="dxa"/>
          <w:bottom w:w="15" w:type="dxa"/>
          <w:right w:w="15" w:type="dxa"/>
        </w:tblCellMar>
        <w:tblLook w:val="04A0" w:firstRow="1" w:lastRow="0" w:firstColumn="1" w:lastColumn="0" w:noHBand="0" w:noVBand="1"/>
      </w:tblPr>
      <w:tblGrid>
        <w:gridCol w:w="2684"/>
        <w:gridCol w:w="3685"/>
        <w:gridCol w:w="3827"/>
        <w:gridCol w:w="3686"/>
      </w:tblGrid>
      <w:tr w:rsidR="00182E92" w:rsidRPr="00182E92" w14:paraId="005BFBC4"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79BE7"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Criteria</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4C291"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Three.js</w:t>
            </w:r>
          </w:p>
          <w:p w14:paraId="3488D964" w14:textId="099F680F" w:rsidR="00182E92" w:rsidRPr="00790724" w:rsidRDefault="00CA384F" w:rsidP="00182E92">
            <w:pPr>
              <w:jc w:val="center"/>
              <w:rPr>
                <w:rFonts w:eastAsia="Times New Roman"/>
                <w:sz w:val="24"/>
                <w:szCs w:val="24"/>
                <w:lang w:val="en-US" w:eastAsia="zh-CN"/>
              </w:rPr>
            </w:pPr>
            <w:sdt>
              <w:sdtPr>
                <w:rPr>
                  <w:rFonts w:eastAsia="Times New Roman"/>
                  <w:sz w:val="24"/>
                  <w:szCs w:val="24"/>
                  <w:lang w:val="en-US" w:eastAsia="zh-CN"/>
                </w:rPr>
                <w:id w:val="1190414712"/>
                <w:citation/>
              </w:sdtPr>
              <w:sdtContent>
                <w:r w:rsidRPr="00790724">
                  <w:rPr>
                    <w:rFonts w:eastAsia="Times New Roman"/>
                    <w:sz w:val="24"/>
                    <w:szCs w:val="24"/>
                    <w:lang w:val="en-US" w:eastAsia="zh-CN"/>
                  </w:rPr>
                  <w:fldChar w:fldCharType="begin"/>
                </w:r>
                <w:r w:rsidRPr="00790724">
                  <w:rPr>
                    <w:rFonts w:eastAsia="Times New Roman"/>
                    <w:color w:val="000000"/>
                    <w:sz w:val="22"/>
                    <w:szCs w:val="22"/>
                    <w:lang w:val="en-US" w:eastAsia="zh-CN"/>
                  </w:rPr>
                  <w:instrText xml:space="preserve"> CITATION Thr19 \l 1033 </w:instrText>
                </w:r>
                <w:r w:rsidRPr="00790724">
                  <w:rPr>
                    <w:rFonts w:eastAsia="Times New Roman"/>
                    <w:sz w:val="24"/>
                    <w:szCs w:val="24"/>
                    <w:lang w:val="en-US" w:eastAsia="zh-CN"/>
                  </w:rPr>
                  <w:fldChar w:fldCharType="separate"/>
                </w:r>
                <w:r w:rsidRPr="00790724">
                  <w:rPr>
                    <w:rFonts w:eastAsia="Times New Roman"/>
                    <w:noProof/>
                    <w:color w:val="000000"/>
                    <w:sz w:val="22"/>
                    <w:szCs w:val="22"/>
                    <w:lang w:val="en-US" w:eastAsia="zh-CN"/>
                  </w:rPr>
                  <w:t>(Three.js, 2019)</w:t>
                </w:r>
                <w:r w:rsidRPr="00790724">
                  <w:rPr>
                    <w:rFonts w:eastAsia="Times New Roman"/>
                    <w:sz w:val="24"/>
                    <w:szCs w:val="24"/>
                    <w:lang w:val="en-US" w:eastAsia="zh-CN"/>
                  </w:rPr>
                  <w:fldChar w:fldCharType="end"/>
                </w:r>
              </w:sdtContent>
            </w:sdt>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8AB53"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Babylon.js</w:t>
            </w:r>
          </w:p>
          <w:p w14:paraId="44A1306C" w14:textId="30CD3AA6" w:rsidR="00182E92" w:rsidRPr="00790724" w:rsidRDefault="00CA384F" w:rsidP="00182E92">
            <w:pPr>
              <w:jc w:val="center"/>
              <w:rPr>
                <w:rFonts w:eastAsia="Times New Roman"/>
                <w:sz w:val="24"/>
                <w:szCs w:val="24"/>
                <w:lang w:val="en-US" w:eastAsia="zh-CN"/>
              </w:rPr>
            </w:pPr>
            <w:sdt>
              <w:sdtPr>
                <w:rPr>
                  <w:rFonts w:eastAsia="Times New Roman"/>
                  <w:sz w:val="24"/>
                  <w:szCs w:val="24"/>
                  <w:lang w:val="en-US" w:eastAsia="zh-CN"/>
                </w:rPr>
                <w:id w:val="939184793"/>
                <w:citation/>
              </w:sdtPr>
              <w:sdtContent>
                <w:r w:rsidRPr="00790724">
                  <w:rPr>
                    <w:rFonts w:eastAsia="Times New Roman"/>
                    <w:sz w:val="24"/>
                    <w:szCs w:val="24"/>
                    <w:lang w:val="en-US" w:eastAsia="zh-CN"/>
                  </w:rPr>
                  <w:fldChar w:fldCharType="begin"/>
                </w:r>
                <w:r w:rsidRPr="00790724">
                  <w:rPr>
                    <w:rFonts w:eastAsia="Times New Roman"/>
                    <w:color w:val="000000"/>
                    <w:sz w:val="22"/>
                    <w:szCs w:val="22"/>
                    <w:lang w:val="en-US" w:eastAsia="zh-CN"/>
                  </w:rPr>
                  <w:instrText xml:space="preserve"> CITATION Bab19 \l 1033 </w:instrText>
                </w:r>
                <w:r w:rsidRPr="00790724">
                  <w:rPr>
                    <w:rFonts w:eastAsia="Times New Roman"/>
                    <w:sz w:val="24"/>
                    <w:szCs w:val="24"/>
                    <w:lang w:val="en-US" w:eastAsia="zh-CN"/>
                  </w:rPr>
                  <w:fldChar w:fldCharType="separate"/>
                </w:r>
                <w:r w:rsidRPr="00790724">
                  <w:rPr>
                    <w:rFonts w:eastAsia="Times New Roman"/>
                    <w:noProof/>
                    <w:color w:val="000000"/>
                    <w:sz w:val="22"/>
                    <w:szCs w:val="22"/>
                    <w:lang w:val="en-US" w:eastAsia="zh-CN"/>
                  </w:rPr>
                  <w:t>(Babylon.js, 2019)</w:t>
                </w:r>
                <w:r w:rsidRPr="00790724">
                  <w:rPr>
                    <w:rFonts w:eastAsia="Times New Roman"/>
                    <w:sz w:val="24"/>
                    <w:szCs w:val="24"/>
                    <w:lang w:val="en-US" w:eastAsia="zh-CN"/>
                  </w:rPr>
                  <w:fldChar w:fldCharType="end"/>
                </w:r>
              </w:sdtContent>
            </w:sdt>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B6B96"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Unity</w:t>
            </w:r>
          </w:p>
          <w:p w14:paraId="74EB4250" w14:textId="38263119" w:rsidR="00182E92" w:rsidRPr="00790724" w:rsidRDefault="00CA384F" w:rsidP="00182E92">
            <w:pPr>
              <w:jc w:val="center"/>
              <w:rPr>
                <w:rFonts w:eastAsia="Times New Roman"/>
                <w:sz w:val="24"/>
                <w:szCs w:val="24"/>
                <w:lang w:val="en-US" w:eastAsia="zh-CN"/>
              </w:rPr>
            </w:pPr>
            <w:sdt>
              <w:sdtPr>
                <w:rPr>
                  <w:rFonts w:eastAsia="Times New Roman"/>
                  <w:sz w:val="24"/>
                  <w:szCs w:val="24"/>
                  <w:lang w:val="en-US" w:eastAsia="zh-CN"/>
                </w:rPr>
                <w:id w:val="651873256"/>
                <w:citation/>
              </w:sdtPr>
              <w:sdtContent>
                <w:r w:rsidRPr="00790724">
                  <w:rPr>
                    <w:rFonts w:eastAsia="Times New Roman"/>
                    <w:sz w:val="24"/>
                    <w:szCs w:val="24"/>
                    <w:lang w:val="en-US" w:eastAsia="zh-CN"/>
                  </w:rPr>
                  <w:fldChar w:fldCharType="begin"/>
                </w:r>
                <w:r w:rsidRPr="00790724">
                  <w:rPr>
                    <w:rFonts w:eastAsia="Times New Roman"/>
                    <w:color w:val="000000"/>
                    <w:sz w:val="22"/>
                    <w:szCs w:val="22"/>
                    <w:lang w:val="en-US" w:eastAsia="zh-CN"/>
                  </w:rPr>
                  <w:instrText xml:space="preserve"> CITATION Uni252 \l 1033 </w:instrText>
                </w:r>
                <w:r w:rsidRPr="00790724">
                  <w:rPr>
                    <w:rFonts w:eastAsia="Times New Roman"/>
                    <w:sz w:val="24"/>
                    <w:szCs w:val="24"/>
                    <w:lang w:val="en-US" w:eastAsia="zh-CN"/>
                  </w:rPr>
                  <w:fldChar w:fldCharType="separate"/>
                </w:r>
                <w:r w:rsidRPr="00790724">
                  <w:rPr>
                    <w:rFonts w:eastAsia="Times New Roman"/>
                    <w:noProof/>
                    <w:color w:val="000000"/>
                    <w:sz w:val="22"/>
                    <w:szCs w:val="22"/>
                    <w:lang w:val="en-US" w:eastAsia="zh-CN"/>
                  </w:rPr>
                  <w:t>(Unity Technologies, 2025)</w:t>
                </w:r>
                <w:r w:rsidRPr="00790724">
                  <w:rPr>
                    <w:rFonts w:eastAsia="Times New Roman"/>
                    <w:sz w:val="24"/>
                    <w:szCs w:val="24"/>
                    <w:lang w:val="en-US" w:eastAsia="zh-CN"/>
                  </w:rPr>
                  <w:fldChar w:fldCharType="end"/>
                </w:r>
              </w:sdtContent>
            </w:sdt>
          </w:p>
        </w:tc>
      </w:tr>
      <w:tr w:rsidR="00182E92" w:rsidRPr="00182E92" w14:paraId="43B5BFB8"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635B0"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Language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9694"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JavaScript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B745F"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TypeScript/JavaScript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C3AB9"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w:t>
            </w:r>
          </w:p>
        </w:tc>
      </w:tr>
      <w:tr w:rsidR="00182E92" w:rsidRPr="00182E92" w14:paraId="5A179BCE"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8E0FE"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Type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C405F"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Lightweight JavaScript 3D library for WebGL rendering</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E5D05"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Full-featured 3D game engine and framework for web and native platforms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360DB"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Comprehensive game engine and development environment for multi-platform 2D/3D games and apps</w:t>
            </w:r>
          </w:p>
        </w:tc>
      </w:tr>
      <w:tr w:rsidR="00182E92" w:rsidRPr="00182E92" w14:paraId="3197D5AF"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11D8E"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Performance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A3C2"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Lightweight, fast loading, efficient for medium-complex scenes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214C7"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Slightly heavier than Three.js, require optimization for complex interactions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40531"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High performance, but long initial load times in WebGL builds</w:t>
            </w:r>
          </w:p>
        </w:tc>
      </w:tr>
      <w:tr w:rsidR="00182E92" w:rsidRPr="00182E92" w14:paraId="28D206F8"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D6CD9"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Feature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5853E"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High performance, but long initial load times in WebGL builds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6F25"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Rich feature set including physics, audio, particle systems, post-processing, and advanced input</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AD31"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Extensive ecosystem: physics, animation, AI, networking, UI, asset management, and more</w:t>
            </w:r>
          </w:p>
        </w:tc>
      </w:tr>
      <w:tr w:rsidR="00182E92" w:rsidRPr="00182E92" w14:paraId="6B885049"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22D97"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Integration with React.js Frontend</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BB6FE"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Seamless integration via react-three-fiber</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36DF" w14:textId="2C365118"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Seamless integration via react-babylon</w:t>
            </w:r>
            <w:r w:rsidR="00CA384F">
              <w:rPr>
                <w:rFonts w:eastAsia="Times New Roman"/>
                <w:color w:val="000000"/>
                <w:sz w:val="22"/>
                <w:szCs w:val="22"/>
                <w:lang w:val="en-US" w:eastAsia="zh-CN"/>
              </w:rPr>
              <w:t>.</w:t>
            </w:r>
            <w:r w:rsidRPr="00182E92">
              <w:rPr>
                <w:rFonts w:eastAsia="Times New Roman"/>
                <w:color w:val="000000"/>
                <w:sz w:val="22"/>
                <w:szCs w:val="22"/>
                <w:lang w:val="en-US" w:eastAsia="zh-CN"/>
              </w:rPr>
              <w:t>js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C195"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 xml:space="preserve">Require Unity WebGL export and </w:t>
            </w:r>
            <w:proofErr w:type="spellStart"/>
            <w:r w:rsidRPr="00182E92">
              <w:rPr>
                <w:rFonts w:eastAsia="Times New Roman"/>
                <w:color w:val="000000"/>
                <w:sz w:val="22"/>
                <w:szCs w:val="22"/>
                <w:lang w:val="en-US" w:eastAsia="zh-CN"/>
              </w:rPr>
              <w:t>iframe</w:t>
            </w:r>
            <w:proofErr w:type="spellEnd"/>
            <w:r w:rsidRPr="00182E92">
              <w:rPr>
                <w:rFonts w:eastAsia="Times New Roman"/>
                <w:color w:val="000000"/>
                <w:sz w:val="22"/>
                <w:szCs w:val="22"/>
                <w:lang w:val="en-US" w:eastAsia="zh-CN"/>
              </w:rPr>
              <w:t xml:space="preserve"> embedding</w:t>
            </w:r>
          </w:p>
        </w:tc>
      </w:tr>
      <w:tr w:rsidR="00182E92" w:rsidRPr="00182E92" w14:paraId="05D05B2A"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CF495"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 xml:space="preserve">Support for Discrete </w:t>
            </w:r>
            <w:proofErr w:type="spellStart"/>
            <w:r w:rsidRPr="00790724">
              <w:rPr>
                <w:rFonts w:eastAsia="Times New Roman"/>
                <w:b/>
                <w:bCs/>
                <w:color w:val="000000"/>
                <w:sz w:val="22"/>
                <w:szCs w:val="22"/>
                <w:lang w:val="en-US" w:eastAsia="zh-CN"/>
              </w:rPr>
              <w:t>LoD</w:t>
            </w:r>
            <w:proofErr w:type="spellEnd"/>
            <w:r w:rsidRPr="00790724">
              <w:rPr>
                <w:rFonts w:eastAsia="Times New Roman"/>
                <w:b/>
                <w:bCs/>
                <w:color w:val="000000"/>
                <w:sz w:val="22"/>
                <w:szCs w:val="22"/>
                <w:lang w:val="en-US" w:eastAsia="zh-CN"/>
              </w:rPr>
              <w:t xml:space="preserve"> (DLOD)</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FDFE8"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 xml:space="preserve">Yes. Three.js has a dedicated </w:t>
            </w:r>
            <w:r w:rsidRPr="00182E92">
              <w:rPr>
                <w:rFonts w:ascii="Fira Code" w:eastAsia="Times New Roman" w:hAnsi="Fira Code" w:cs="Fira Code"/>
                <w:color w:val="0000FF"/>
                <w:sz w:val="22"/>
                <w:szCs w:val="22"/>
                <w:lang w:val="en-US" w:eastAsia="zh-CN"/>
              </w:rPr>
              <w:t>THREE.LOD</w:t>
            </w:r>
            <w:r w:rsidRPr="00182E92">
              <w:rPr>
                <w:rFonts w:eastAsia="Times New Roman"/>
                <w:color w:val="000000"/>
                <w:sz w:val="22"/>
                <w:szCs w:val="22"/>
                <w:lang w:val="en-US" w:eastAsia="zh-CN"/>
              </w:rPr>
              <w:t xml:space="preserve"> object for setting up specific object levels based on distance</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D90B6"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 xml:space="preserve">Yes. Babylon.js has integrated LOD support through the </w:t>
            </w:r>
            <w:proofErr w:type="spellStart"/>
            <w:r w:rsidRPr="00182E92">
              <w:rPr>
                <w:rFonts w:ascii="Fira Code" w:eastAsia="Times New Roman" w:hAnsi="Fira Code" w:cs="Fira Code"/>
                <w:color w:val="0000FF"/>
                <w:sz w:val="22"/>
                <w:szCs w:val="22"/>
                <w:lang w:val="en-US" w:eastAsia="zh-CN"/>
              </w:rPr>
              <w:t>addLODLevel</w:t>
            </w:r>
            <w:proofErr w:type="spellEnd"/>
            <w:r w:rsidRPr="00182E92">
              <w:rPr>
                <w:rFonts w:eastAsia="Times New Roman"/>
                <w:color w:val="000000"/>
                <w:sz w:val="22"/>
                <w:szCs w:val="22"/>
                <w:lang w:val="en-US" w:eastAsia="zh-CN"/>
              </w:rPr>
              <w:t xml:space="preserve"> method on meshes, allowing specification of meshes by distance to viewer or screen coverage</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57042"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 xml:space="preserve">Excellent. Unity provides a comprehensive </w:t>
            </w:r>
            <w:r w:rsidRPr="00182E92">
              <w:rPr>
                <w:rFonts w:ascii="Fira Code" w:eastAsia="Times New Roman" w:hAnsi="Fira Code" w:cs="Fira Code"/>
                <w:color w:val="0000FF"/>
                <w:sz w:val="22"/>
                <w:szCs w:val="22"/>
                <w:lang w:val="en-US" w:eastAsia="zh-CN"/>
              </w:rPr>
              <w:t>LOD Group</w:t>
            </w:r>
            <w:r w:rsidRPr="00182E92">
              <w:rPr>
                <w:rFonts w:eastAsia="Times New Roman"/>
                <w:color w:val="000000"/>
                <w:sz w:val="22"/>
                <w:szCs w:val="22"/>
                <w:lang w:val="en-US" w:eastAsia="zh-CN"/>
              </w:rPr>
              <w:t xml:space="preserve"> component within its editor, allowing visual assignment of multiple meshes (LOD levels) and easy definition of their activation thresholds and smooth transitions</w:t>
            </w:r>
          </w:p>
        </w:tc>
      </w:tr>
      <w:tr w:rsidR="00182E92" w:rsidRPr="00182E92" w14:paraId="198E07CB"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5FCCD"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Primary Use Case</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01433"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Web-based 3D visualizations, simple to medium complexity projects, artistic and educational content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A631"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Browser games, interactive 3D apps, AR/VR, configurators, and complex web-based 3D projects</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B9273"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AAA games, VR/AR, simulations, mobile and desktop applications, and large-scale interactive content</w:t>
            </w:r>
          </w:p>
        </w:tc>
      </w:tr>
      <w:tr w:rsidR="00182E92" w:rsidRPr="00182E92" w14:paraId="7FCA8FEB"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DAB31" w14:textId="77777777" w:rsidR="00182E92" w:rsidRPr="00790724" w:rsidRDefault="00182E92" w:rsidP="00182E92">
            <w:pPr>
              <w:jc w:val="center"/>
              <w:rPr>
                <w:rFonts w:eastAsia="Times New Roman"/>
                <w:b/>
                <w:bCs/>
                <w:sz w:val="24"/>
                <w:szCs w:val="24"/>
                <w:lang w:val="en-US" w:eastAsia="zh-CN"/>
              </w:rPr>
            </w:pPr>
            <w:r w:rsidRPr="00790724">
              <w:rPr>
                <w:rFonts w:eastAsia="Times New Roman"/>
                <w:b/>
                <w:bCs/>
                <w:color w:val="000000"/>
                <w:sz w:val="22"/>
                <w:szCs w:val="22"/>
                <w:lang w:val="en-US" w:eastAsia="zh-CN"/>
              </w:rPr>
              <w:t>Browser Compatibility</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D7CB4"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Excellent (WebGL-based)</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A948"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Excellent (WebGL/</w:t>
            </w:r>
            <w:proofErr w:type="spellStart"/>
            <w:r w:rsidRPr="00182E92">
              <w:rPr>
                <w:rFonts w:eastAsia="Times New Roman"/>
                <w:color w:val="000000"/>
                <w:sz w:val="22"/>
                <w:szCs w:val="22"/>
                <w:lang w:val="en-US" w:eastAsia="zh-CN"/>
              </w:rPr>
              <w:t>WebGPU</w:t>
            </w:r>
            <w:proofErr w:type="spellEnd"/>
            <w:r w:rsidRPr="00182E92">
              <w:rPr>
                <w:rFonts w:eastAsia="Times New Roman"/>
                <w:color w:val="000000"/>
                <w:sz w:val="22"/>
                <w:szCs w:val="22"/>
                <w:lang w:val="en-US" w:eastAsia="zh-CN"/>
              </w:rPr>
              <w:t xml:space="preserve"> support growing)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C0939"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Good, but not seamless on all browsers or devices</w:t>
            </w:r>
          </w:p>
        </w:tc>
      </w:tr>
      <w:tr w:rsidR="00182E92" w:rsidRPr="00182E92" w14:paraId="08D8D811" w14:textId="77777777" w:rsidTr="00182E92">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01DC4" w14:textId="77777777" w:rsidR="00182E92" w:rsidRPr="00182E92" w:rsidRDefault="00182E92" w:rsidP="00182E92">
            <w:pPr>
              <w:jc w:val="center"/>
              <w:rPr>
                <w:rFonts w:eastAsia="Times New Roman"/>
                <w:sz w:val="24"/>
                <w:szCs w:val="24"/>
                <w:lang w:val="en-US" w:eastAsia="zh-CN"/>
              </w:rPr>
            </w:pPr>
            <w:r w:rsidRPr="00182E92">
              <w:rPr>
                <w:rFonts w:eastAsia="Times New Roman"/>
                <w:color w:val="000000"/>
                <w:sz w:val="22"/>
                <w:szCs w:val="22"/>
                <w:lang w:val="en-US" w:eastAsia="zh-CN"/>
              </w:rPr>
              <w:lastRenderedPageBreak/>
              <w:t>Community &amp; Ecosystem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A845"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Very large, active community with many third-party resources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E1E29"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Growing community, strong Microsoft backing</w:t>
            </w:r>
          </w:p>
        </w:tc>
        <w:tc>
          <w:tcPr>
            <w:tcW w:w="36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7BC1F" w14:textId="77777777" w:rsidR="00182E92" w:rsidRPr="00182E92" w:rsidRDefault="00182E92" w:rsidP="00182E92">
            <w:pPr>
              <w:rPr>
                <w:rFonts w:eastAsia="Times New Roman"/>
                <w:sz w:val="24"/>
                <w:szCs w:val="24"/>
                <w:lang w:val="en-US" w:eastAsia="zh-CN"/>
              </w:rPr>
            </w:pPr>
            <w:r w:rsidRPr="00182E92">
              <w:rPr>
                <w:rFonts w:eastAsia="Times New Roman"/>
                <w:color w:val="000000"/>
                <w:sz w:val="22"/>
                <w:szCs w:val="22"/>
                <w:lang w:val="en-US" w:eastAsia="zh-CN"/>
              </w:rPr>
              <w:t>Very large, mostly in game dev</w:t>
            </w:r>
          </w:p>
        </w:tc>
      </w:tr>
    </w:tbl>
    <w:p w14:paraId="326B0669" w14:textId="28FB8452" w:rsidR="00182E92" w:rsidRDefault="00CA384F" w:rsidP="0068538E">
      <w:pPr>
        <w:pStyle w:val="FYPNormal"/>
        <w:jc w:val="right"/>
        <w:rPr>
          <w:lang w:val="en-US"/>
        </w:rPr>
      </w:pPr>
      <w:sdt>
        <w:sdtPr>
          <w:rPr>
            <w:lang w:val="en-US"/>
          </w:rPr>
          <w:id w:val="1594128682"/>
          <w:citation/>
        </w:sdtPr>
        <w:sdtContent>
          <w:r>
            <w:rPr>
              <w:lang w:val="en-US"/>
            </w:rPr>
            <w:fldChar w:fldCharType="begin"/>
          </w:r>
          <w:r>
            <w:rPr>
              <w:lang w:val="en-US"/>
            </w:rPr>
            <w:instrText xml:space="preserve"> CITATION Osc18 \l 1033 </w:instrText>
          </w:r>
          <w:r>
            <w:rPr>
              <w:lang w:val="en-US"/>
            </w:rPr>
            <w:fldChar w:fldCharType="separate"/>
          </w:r>
          <w:r w:rsidRPr="00CA384F">
            <w:rPr>
              <w:noProof/>
              <w:lang w:val="en-US"/>
            </w:rPr>
            <w:t>(Nordquist &amp; Karlsson, 2018)</w:t>
          </w:r>
          <w:r>
            <w:rPr>
              <w:lang w:val="en-US"/>
            </w:rPr>
            <w:fldChar w:fldCharType="end"/>
          </w:r>
        </w:sdtContent>
      </w:sdt>
      <w:sdt>
        <w:sdtPr>
          <w:rPr>
            <w:lang w:val="en-US"/>
          </w:rPr>
          <w:id w:val="797344900"/>
          <w:citation/>
        </w:sdtPr>
        <w:sdtContent>
          <w:r w:rsidR="00A95A1A">
            <w:rPr>
              <w:lang w:val="en-US"/>
            </w:rPr>
            <w:fldChar w:fldCharType="begin"/>
          </w:r>
          <w:r w:rsidR="00A95A1A">
            <w:rPr>
              <w:lang w:val="en-US"/>
            </w:rPr>
            <w:instrText xml:space="preserve"> CITATION Jul21 \l 1033 </w:instrText>
          </w:r>
          <w:r w:rsidR="00A95A1A">
            <w:rPr>
              <w:lang w:val="en-US"/>
            </w:rPr>
            <w:fldChar w:fldCharType="separate"/>
          </w:r>
          <w:r w:rsidR="00A95A1A">
            <w:rPr>
              <w:noProof/>
              <w:lang w:val="en-US"/>
            </w:rPr>
            <w:t xml:space="preserve"> </w:t>
          </w:r>
          <w:r w:rsidR="00A95A1A" w:rsidRPr="00A95A1A">
            <w:rPr>
              <w:noProof/>
              <w:lang w:val="en-US"/>
            </w:rPr>
            <w:t>(Johansson, 2021)</w:t>
          </w:r>
          <w:r w:rsidR="00A95A1A">
            <w:rPr>
              <w:lang w:val="en-US"/>
            </w:rPr>
            <w:fldChar w:fldCharType="end"/>
          </w:r>
        </w:sdtContent>
      </w:sdt>
      <w:sdt>
        <w:sdtPr>
          <w:rPr>
            <w:lang w:val="en-US"/>
          </w:rPr>
          <w:id w:val="2037925981"/>
          <w:citation/>
        </w:sdtPr>
        <w:sdtContent>
          <w:r w:rsidR="00A95A1A">
            <w:rPr>
              <w:lang w:val="en-US"/>
            </w:rPr>
            <w:fldChar w:fldCharType="begin"/>
          </w:r>
          <w:r w:rsidR="00A95A1A">
            <w:rPr>
              <w:lang w:val="en-US"/>
            </w:rPr>
            <w:instrText xml:space="preserve"> CITATION Eli25 \l 1033 </w:instrText>
          </w:r>
          <w:r w:rsidR="00A95A1A">
            <w:rPr>
              <w:lang w:val="en-US"/>
            </w:rPr>
            <w:fldChar w:fldCharType="separate"/>
          </w:r>
          <w:r w:rsidR="00A95A1A">
            <w:rPr>
              <w:noProof/>
              <w:lang w:val="en-US"/>
            </w:rPr>
            <w:t xml:space="preserve"> </w:t>
          </w:r>
          <w:r w:rsidR="00A95A1A" w:rsidRPr="00A95A1A">
            <w:rPr>
              <w:noProof/>
              <w:lang w:val="en-US"/>
            </w:rPr>
            <w:t>(Asaolu, 2025)</w:t>
          </w:r>
          <w:r w:rsidR="00A95A1A">
            <w:rPr>
              <w:lang w:val="en-US"/>
            </w:rPr>
            <w:fldChar w:fldCharType="end"/>
          </w:r>
        </w:sdtContent>
      </w:sdt>
    </w:p>
    <w:p w14:paraId="5785B74D" w14:textId="77777777" w:rsidR="00182E92" w:rsidRDefault="00182E92" w:rsidP="00182E92">
      <w:pPr>
        <w:rPr>
          <w:sz w:val="22"/>
          <w:szCs w:val="22"/>
          <w:lang w:val="en-US" w:eastAsia="zh-CN"/>
        </w:rPr>
        <w:sectPr w:rsidR="00182E92" w:rsidSect="00FA2BCE">
          <w:pgSz w:w="16834" w:h="11909" w:orient="landscape" w:code="9"/>
          <w:pgMar w:top="1440" w:right="1440" w:bottom="1440" w:left="1440" w:header="720" w:footer="720" w:gutter="0"/>
          <w:cols w:space="720"/>
          <w:docGrid w:linePitch="272"/>
        </w:sectPr>
      </w:pPr>
    </w:p>
    <w:p w14:paraId="50517F30" w14:textId="2375C307" w:rsidR="00182E92" w:rsidRDefault="00182E92" w:rsidP="00182E92">
      <w:pPr>
        <w:pStyle w:val="Heading4"/>
        <w:spacing w:before="0"/>
        <w:rPr>
          <w:lang w:eastAsia="zh-CN"/>
        </w:rPr>
      </w:pPr>
      <w:r>
        <w:rPr>
          <w:lang w:eastAsia="zh-CN"/>
        </w:rPr>
        <w:lastRenderedPageBreak/>
        <w:t>Decision</w:t>
      </w:r>
    </w:p>
    <w:p w14:paraId="228AAED9" w14:textId="77777777" w:rsidR="00182E92" w:rsidRPr="00182E92" w:rsidRDefault="00182E92" w:rsidP="00182E92">
      <w:pPr>
        <w:pStyle w:val="FYPNormal"/>
        <w:rPr>
          <w:lang w:val="en-US"/>
        </w:rPr>
      </w:pPr>
      <w:r w:rsidRPr="00182E92">
        <w:rPr>
          <w:lang w:val="en-US"/>
        </w:rPr>
        <w:t xml:space="preserve">Following a detailed comparison of available Web 3D rendering frameworks, Three.js emerges as the most suitable option for powering the interactive 3D venue design capabilities of the </w:t>
      </w:r>
      <w:r w:rsidRPr="0068538E">
        <w:rPr>
          <w:b/>
          <w:bCs/>
          <w:lang w:val="en-US"/>
        </w:rPr>
        <w:t>Weddding</w:t>
      </w:r>
      <w:r w:rsidRPr="00182E92">
        <w:rPr>
          <w:lang w:val="en-US"/>
        </w:rPr>
        <w:t xml:space="preserve"> platform.</w:t>
      </w:r>
    </w:p>
    <w:p w14:paraId="3D627726" w14:textId="77777777" w:rsidR="00182E92" w:rsidRPr="00182E92" w:rsidRDefault="00182E92" w:rsidP="00182E92">
      <w:pPr>
        <w:pStyle w:val="FYPNormal"/>
        <w:rPr>
          <w:lang w:val="en-US"/>
        </w:rPr>
      </w:pPr>
    </w:p>
    <w:p w14:paraId="0581CF1D" w14:textId="05BBFBFC" w:rsidR="00182E92" w:rsidRPr="00182E92" w:rsidRDefault="00182E92" w:rsidP="00182E92">
      <w:pPr>
        <w:pStyle w:val="FYPNormal"/>
        <w:rPr>
          <w:lang w:val="en-US"/>
        </w:rPr>
      </w:pPr>
      <w:r w:rsidRPr="00182E92">
        <w:rPr>
          <w:lang w:val="en-US"/>
        </w:rPr>
        <w:t xml:space="preserve">As a lightweight JavaScript library built on WebGL, Three.js offers an efficient and direct approach to rendering that aligns well with the demands of a browser-based application. Its </w:t>
      </w:r>
      <w:r w:rsidR="00AC14C2" w:rsidRPr="00182E92">
        <w:rPr>
          <w:lang w:val="en-US"/>
        </w:rPr>
        <w:t>fast-loading</w:t>
      </w:r>
      <w:r w:rsidRPr="00182E92">
        <w:rPr>
          <w:lang w:val="en-US"/>
        </w:rPr>
        <w:t xml:space="preserve"> times and ability to handle medium-complexity scenes make it ideal for maintaining a responsive and smooth user experience, which is particularly important in interactive environments such as drag-and-drop venue customization.</w:t>
      </w:r>
    </w:p>
    <w:p w14:paraId="5FF34AFF" w14:textId="77777777" w:rsidR="00182E92" w:rsidRPr="00182E92" w:rsidRDefault="00182E92" w:rsidP="00182E92">
      <w:pPr>
        <w:pStyle w:val="FYPNormal"/>
        <w:rPr>
          <w:lang w:val="en-US"/>
        </w:rPr>
      </w:pPr>
    </w:p>
    <w:p w14:paraId="13911313" w14:textId="77777777" w:rsidR="00182E92" w:rsidRPr="00182E92" w:rsidRDefault="00182E92" w:rsidP="00182E92">
      <w:pPr>
        <w:pStyle w:val="FYPNormal"/>
        <w:rPr>
          <w:lang w:val="en-US"/>
        </w:rPr>
      </w:pPr>
      <w:r w:rsidRPr="00182E92">
        <w:rPr>
          <w:lang w:val="en-US"/>
        </w:rPr>
        <w:t xml:space="preserve">Furthermore, Three.js also supports seamless integration with React through libraries like react-three-fiber, allowing for tight alignment with the planned front-end framework. Besides, Three.js uses a JavaScript library which further complements the overall development environment and streamlines the technology stack. In terms of browser compatibility, it performs consistently across all major platforms and devices, ensuring broad accessibility for users. </w:t>
      </w:r>
    </w:p>
    <w:p w14:paraId="3F956BBC" w14:textId="77777777" w:rsidR="00182E92" w:rsidRPr="00182E92" w:rsidRDefault="00182E92" w:rsidP="00182E92">
      <w:pPr>
        <w:pStyle w:val="FYPNormal"/>
        <w:rPr>
          <w:lang w:val="en-US"/>
        </w:rPr>
      </w:pPr>
    </w:p>
    <w:p w14:paraId="6252EF19" w14:textId="77777777" w:rsidR="00182E92" w:rsidRPr="00182E92" w:rsidRDefault="00182E92" w:rsidP="00182E92">
      <w:pPr>
        <w:pStyle w:val="FYPNormal"/>
        <w:rPr>
          <w:lang w:val="en-US"/>
        </w:rPr>
      </w:pPr>
      <w:r w:rsidRPr="00182E92">
        <w:rPr>
          <w:lang w:val="en-US"/>
        </w:rPr>
        <w:t>Another key advantage of Three.js is its native support for Discrete Level of Detail (DLOD) through the THREE.LOD object. This feature directly supports the platform’s selected performance strategy for optimizing asset rendering based on camera distance, helping to maintain visual fidelity while reducing computational load. Additionally, the community surrounding Three.js is extensive and active which offers a wide range of plugins, learning resources, and third-party tools. This strong ecosystem not only reduces development time but also increases flexibility when implementing new features or addressing challenges.</w:t>
      </w:r>
    </w:p>
    <w:p w14:paraId="22AB9030" w14:textId="77777777" w:rsidR="00182E92" w:rsidRPr="00182E92" w:rsidRDefault="00182E92" w:rsidP="00182E92">
      <w:pPr>
        <w:pStyle w:val="FYPNormal"/>
        <w:rPr>
          <w:lang w:val="en-US"/>
        </w:rPr>
      </w:pPr>
    </w:p>
    <w:p w14:paraId="2AC74FD0" w14:textId="77777777" w:rsidR="00182E92" w:rsidRPr="00182E92" w:rsidRDefault="00182E92" w:rsidP="00182E92">
      <w:pPr>
        <w:pStyle w:val="FYPNormal"/>
        <w:rPr>
          <w:lang w:val="en-US"/>
        </w:rPr>
      </w:pPr>
      <w:r w:rsidRPr="00182E92">
        <w:rPr>
          <w:lang w:val="en-US"/>
        </w:rPr>
        <w:t>While Babylon.js offers an advanced toolset and is well-suited for more demanding 3D applications, it tends to be heavier, often requiring additional optimization to meet performance expectations in complex projects. On the other hand, Unity, despite its high-end rendering capabilities, introduces considerable challenges for web-first applications. Its long WebGL loading times, reliance on export processes, and less streamlined integration with React which can affect the fluidity expected from a web-native solution.</w:t>
      </w:r>
    </w:p>
    <w:p w14:paraId="3B4DB841" w14:textId="77777777" w:rsidR="00182E92" w:rsidRPr="00182E92" w:rsidRDefault="00182E92" w:rsidP="00182E92">
      <w:pPr>
        <w:pStyle w:val="FYPNormal"/>
        <w:rPr>
          <w:lang w:val="en-US"/>
        </w:rPr>
      </w:pPr>
    </w:p>
    <w:p w14:paraId="40F91578" w14:textId="2FA2595A" w:rsidR="00182E92" w:rsidRPr="00182E92" w:rsidRDefault="00182E92" w:rsidP="00182E92">
      <w:pPr>
        <w:pStyle w:val="FYPNormal"/>
        <w:rPr>
          <w:lang w:val="en-US"/>
        </w:rPr>
      </w:pPr>
      <w:r w:rsidRPr="00182E92">
        <w:rPr>
          <w:lang w:val="en-US"/>
        </w:rPr>
        <w:t xml:space="preserve">Given these considerations, Three.js strikes the best balance between performance, integration ease, flexibility, and user accessibility, making it the preferred framework for delivering an interactive and efficient 3D experience on the </w:t>
      </w:r>
      <w:r w:rsidRPr="0068538E">
        <w:rPr>
          <w:b/>
          <w:bCs/>
          <w:lang w:val="en-US"/>
        </w:rPr>
        <w:t>Weddding</w:t>
      </w:r>
      <w:r w:rsidRPr="00182E92">
        <w:rPr>
          <w:lang w:val="en-US"/>
        </w:rPr>
        <w:t xml:space="preserve"> platform.</w:t>
      </w:r>
    </w:p>
    <w:p w14:paraId="2133076A" w14:textId="124B47C7" w:rsidR="00182E92" w:rsidRPr="00182E92" w:rsidRDefault="00182E92" w:rsidP="00182E92">
      <w:pPr>
        <w:rPr>
          <w:lang w:val="en-US"/>
        </w:rPr>
        <w:sectPr w:rsidR="00182E92" w:rsidRPr="00182E92" w:rsidSect="00FA2BCE">
          <w:pgSz w:w="11909" w:h="16834" w:code="9"/>
          <w:pgMar w:top="1440" w:right="1440" w:bottom="1440" w:left="1440" w:header="720" w:footer="720" w:gutter="0"/>
          <w:cols w:space="720"/>
          <w:docGrid w:linePitch="272"/>
        </w:sectPr>
      </w:pPr>
    </w:p>
    <w:p w14:paraId="3FEBA421" w14:textId="604F3838" w:rsidR="00182E92" w:rsidRDefault="00182E92" w:rsidP="00182E92">
      <w:pPr>
        <w:pStyle w:val="Heading2"/>
        <w:spacing w:before="0"/>
      </w:pPr>
      <w:bookmarkStart w:id="29" w:name="_Toc202536515"/>
      <w:r>
        <w:lastRenderedPageBreak/>
        <w:t>Feasibility Study</w:t>
      </w:r>
      <w:bookmarkEnd w:id="29"/>
    </w:p>
    <w:p w14:paraId="7CE62B18" w14:textId="6F92A2B1" w:rsidR="00182E92" w:rsidRDefault="00182E92" w:rsidP="00182E92">
      <w:pPr>
        <w:pStyle w:val="Heading3"/>
      </w:pPr>
      <w:bookmarkStart w:id="30" w:name="_Toc202536516"/>
      <w:r>
        <w:t>Technical Feasibility</w:t>
      </w:r>
      <w:bookmarkEnd w:id="30"/>
    </w:p>
    <w:p w14:paraId="3A68D008" w14:textId="405EB3AD" w:rsidR="00182E92" w:rsidRDefault="00182E92" w:rsidP="00182E92">
      <w:pPr>
        <w:pStyle w:val="FYPNormal"/>
      </w:pPr>
      <w:r>
        <w:t xml:space="preserve">The technical feasibility of the </w:t>
      </w:r>
      <w:r w:rsidRPr="0068538E">
        <w:rPr>
          <w:b/>
          <w:bCs/>
        </w:rPr>
        <w:t>Weddding</w:t>
      </w:r>
      <w:r>
        <w:t xml:space="preserve"> platform is a critical assessment that ensures the chosen technological stack can effectively support the project's innovative features and long-term viability. </w:t>
      </w:r>
    </w:p>
    <w:p w14:paraId="6201976C" w14:textId="77777777" w:rsidR="00182E92" w:rsidRDefault="00182E92" w:rsidP="00182E92">
      <w:pPr>
        <w:pStyle w:val="FYPNormal"/>
      </w:pPr>
    </w:p>
    <w:p w14:paraId="721B063D" w14:textId="77777777" w:rsidR="00182E92" w:rsidRDefault="00182E92" w:rsidP="00182E92">
      <w:pPr>
        <w:pStyle w:val="FYPNormal"/>
      </w:pPr>
      <w:r>
        <w:t xml:space="preserve">First and foremost, the compatibility of technologies is a primary concern in developing a complex web-based application like </w:t>
      </w:r>
      <w:r w:rsidRPr="0068538E">
        <w:rPr>
          <w:b/>
          <w:bCs/>
        </w:rPr>
        <w:t>Weddding</w:t>
      </w:r>
      <w:r>
        <w:t xml:space="preserve">. Any incompatibility between the front-end, back-end, or 3D rendering layer could affect the system performance. However, after a careful evaluation, the chosen technologies which include React.js for the front end, Express.js for the back end, and Three.js for 3D rendering, integrated via React-Three-Fiber (R3F) have proven to be highly compatible as a cohesive and efficient ecosystem. React.js, a JavaScript library designed for building user interfaces, is particularly effective for single-page applications (SPA), which is the selected structure for </w:t>
      </w:r>
      <w:r w:rsidRPr="0068538E">
        <w:rPr>
          <w:b/>
          <w:bCs/>
        </w:rPr>
        <w:t>Weddding</w:t>
      </w:r>
      <w:r>
        <w:t>. This approach allows specific parts of the interface to update dynamically without reloading the entire page which is an important feature for interactive tasks such as venue customization or budget tracking. Its component-based model supports modular design and promotes code reusability.</w:t>
      </w:r>
    </w:p>
    <w:p w14:paraId="11CB439B" w14:textId="77777777" w:rsidR="00182E92" w:rsidRDefault="00182E92" w:rsidP="00182E92">
      <w:pPr>
        <w:pStyle w:val="FYPNormal"/>
      </w:pPr>
    </w:p>
    <w:p w14:paraId="0B4CBDF7" w14:textId="3DED4516" w:rsidR="00182E92" w:rsidRDefault="00182E92" w:rsidP="00182E92">
      <w:pPr>
        <w:pStyle w:val="FYPNormal"/>
      </w:pPr>
      <w:r>
        <w:t xml:space="preserve">On the server side, Express.js that is built on Node.js offers a minimalist yet flexible backend framework for managing routes, handling HTTP requests, and ensuring smooth communication between the client and server. Its non-blocking, asynchronous nature is well-suited for real-time interactions like those involved in designing 3D scenes. Three.js, the core 3D rendering framework, integrates naturally into this setup through React-Three-Fiber, a declarative renderer that allows 3D content to operate seamlessly within the React component structure. This enables smooth scene management, updates in response to user actions, and full compatibility with the broader React ecosystem. Furthermore, PostgreSQL, selected as the database, offers strong support for both structured relational data and flexible JSONB capabilities, accommodating both user profiles and evolving semi-structured data like vendor service lists and 3D design elements. This integrated stack ensures a robust and interoperable foundation for </w:t>
      </w:r>
      <w:r w:rsidRPr="0068538E">
        <w:rPr>
          <w:b/>
          <w:bCs/>
        </w:rPr>
        <w:t>Weddding</w:t>
      </w:r>
      <w:r>
        <w:t>.</w:t>
      </w:r>
    </w:p>
    <w:p w14:paraId="18F89B41" w14:textId="1468DC57" w:rsidR="00182E92" w:rsidRDefault="00182E92">
      <w:pPr>
        <w:rPr>
          <w:sz w:val="22"/>
          <w:szCs w:val="22"/>
          <w:lang w:eastAsia="zh-CN"/>
        </w:rPr>
      </w:pPr>
      <w:r>
        <w:br w:type="page"/>
      </w:r>
    </w:p>
    <w:p w14:paraId="72624172" w14:textId="77777777" w:rsidR="00182E92" w:rsidRDefault="00182E92" w:rsidP="00182E92">
      <w:pPr>
        <w:pStyle w:val="FYPNormal"/>
      </w:pPr>
      <w:r>
        <w:lastRenderedPageBreak/>
        <w:t xml:space="preserve">Moreover, another significant challenge in any software development project can be the lack of accessible support and resources, leading to increased development time and potential setbacks. This concern is mitigated by the extensive documentation, abundant resources, and vibrant communities surrounding the technologies chosen for </w:t>
      </w:r>
      <w:r w:rsidRPr="0068538E">
        <w:rPr>
          <w:b/>
          <w:bCs/>
        </w:rPr>
        <w:t>Weddding</w:t>
      </w:r>
      <w:r>
        <w:t>. React.js benefits from being maintained by Facebook, fostering a highly active community and a wealth of online resources that include official documentation, tutorials, and forums, which are invaluable for troubleshooting and continuous learning.  Similarly, Express.js, as a widely used Node.js framework, boasts a large ecosystem of third-party libraries and an active developer community that contributes to its ongoing improvement and provides support through various channels. Not only that, PostgreSQL also has a large and active volunteer-</w:t>
      </w:r>
      <w:proofErr w:type="spellStart"/>
      <w:r>
        <w:t>centered</w:t>
      </w:r>
      <w:proofErr w:type="spellEnd"/>
      <w:r>
        <w:t xml:space="preserve"> global development group, offering comprehensive online resources and documentation. This strong community backing ensures that developers can readily find solutions to complex problems, leverage existing components, and stay updated with the latest best practices. The presence of comprehensive documentation simplifies onboarding for new developers and provides clear guidelines for maintaining code quality, thereby enhancing the overall efficiency and robustness of the development process.</w:t>
      </w:r>
    </w:p>
    <w:p w14:paraId="3E75B7B6" w14:textId="77777777" w:rsidR="00182E92" w:rsidRDefault="00182E92" w:rsidP="00182E92">
      <w:pPr>
        <w:pStyle w:val="FYPNormal"/>
      </w:pPr>
    </w:p>
    <w:p w14:paraId="15D9B346" w14:textId="4515A05A" w:rsidR="00182E92" w:rsidRDefault="00182E92" w:rsidP="00182E92">
      <w:pPr>
        <w:pStyle w:val="FYPNormal"/>
      </w:pPr>
      <w:r>
        <w:t xml:space="preserve">Lastly, the potential for a web application to become slow or resource-intensive is another potential and critical concern, particularly with features like interactive 3D </w:t>
      </w:r>
      <w:proofErr w:type="spellStart"/>
      <w:r>
        <w:t>modeling</w:t>
      </w:r>
      <w:proofErr w:type="spellEnd"/>
      <w:r>
        <w:t xml:space="preserve">. However, the design of </w:t>
      </w:r>
      <w:r w:rsidRPr="0068538E">
        <w:rPr>
          <w:b/>
          <w:bCs/>
        </w:rPr>
        <w:t>Weddding</w:t>
      </w:r>
      <w:r>
        <w:t xml:space="preserve"> prioritizes efficiency by selecting technologies known for their lightweight nature and high performance. For instance, React.js is designed to optimize UI rendering through its use of a Virtual DOM where it selectively updates only the changed parts of the actual DOM, which results in significantly improving performance compared to full page re-renders. This is crucial for maintaining a smooth user experience, especially with real-time updates in the 3D venue design. Besides, Express.js enhances this efficiency on the backend through its lightweight, non-blocking architecture, which handles concurrent requests effectively which is a necessary capability for real-time collaboration and data updates. Furthermore, Three.js, the core 3D rendering framework, is a lightweight JavaScript library built on WebGL, offering an efficient and direct approach to rendering that supports fast loading times and handles medium-complexity scenes effectively. These technologies, selected specifically for their lightweight architecture and performance-oriented design, allow </w:t>
      </w:r>
      <w:r w:rsidRPr="0068538E">
        <w:rPr>
          <w:b/>
          <w:bCs/>
        </w:rPr>
        <w:t>Weddding</w:t>
      </w:r>
      <w:r>
        <w:t xml:space="preserve"> to deliver a responsive and fluid experience. Even with advanced features like drag-and-drop 3D design, real-time updates, and dynamic visual customization, the platform remains technically efficient and accessible.</w:t>
      </w:r>
    </w:p>
    <w:p w14:paraId="70CAE05D" w14:textId="320E38FC" w:rsidR="00182E92" w:rsidRDefault="00182E92">
      <w:pPr>
        <w:rPr>
          <w:sz w:val="22"/>
          <w:szCs w:val="22"/>
          <w:lang w:eastAsia="zh-CN"/>
        </w:rPr>
      </w:pPr>
      <w:r>
        <w:br w:type="page"/>
      </w:r>
    </w:p>
    <w:p w14:paraId="66ACF648" w14:textId="25AE3B08" w:rsidR="00182E92" w:rsidRDefault="00182E92" w:rsidP="00182E92">
      <w:pPr>
        <w:pStyle w:val="Heading3"/>
      </w:pPr>
      <w:bookmarkStart w:id="31" w:name="_Toc202536517"/>
      <w:r>
        <w:lastRenderedPageBreak/>
        <w:t>Operational Feasibility</w:t>
      </w:r>
      <w:bookmarkEnd w:id="31"/>
    </w:p>
    <w:p w14:paraId="129691C3" w14:textId="3887C89D" w:rsidR="00182E92" w:rsidRDefault="00182E92" w:rsidP="00182E92">
      <w:pPr>
        <w:pStyle w:val="FYPNormal"/>
      </w:pPr>
      <w:r>
        <w:t xml:space="preserve">Operational feasibility assesses the practical viability of the </w:t>
      </w:r>
      <w:r w:rsidRPr="0068538E">
        <w:rPr>
          <w:b/>
          <w:bCs/>
        </w:rPr>
        <w:t>Weddding</w:t>
      </w:r>
      <w:r>
        <w:t xml:space="preserve"> system within its intended environment, with a focus on usability, adoption, and day-to-day practicality. This section outlines how the platform addresses key operational challenges through digital adoption, streamlined processes, and immersive planning.</w:t>
      </w:r>
    </w:p>
    <w:p w14:paraId="3562B44A" w14:textId="77777777" w:rsidR="00182E92" w:rsidRDefault="00182E92" w:rsidP="00182E92">
      <w:pPr>
        <w:pStyle w:val="FYPNormal"/>
      </w:pPr>
    </w:p>
    <w:p w14:paraId="26AB5B8B" w14:textId="6C1E6454" w:rsidR="00182E92" w:rsidRDefault="00182E92" w:rsidP="00182E92">
      <w:pPr>
        <w:pStyle w:val="FYPNormal"/>
      </w:pPr>
      <w:r>
        <w:t xml:space="preserve">First, </w:t>
      </w:r>
      <w:r w:rsidR="0068538E">
        <w:t>o</w:t>
      </w:r>
      <w:r>
        <w:t xml:space="preserve">ne of the main concerns with any new digital platform is whether people will actually use it, especially in traditional sectors. However, </w:t>
      </w:r>
      <w:r w:rsidRPr="0068538E">
        <w:rPr>
          <w:b/>
          <w:bCs/>
        </w:rPr>
        <w:t>Weddding's</w:t>
      </w:r>
      <w:r>
        <w:t xml:space="preserve"> operational feasibility is bolstered by the rising trend of couples embracing digital solutions for wedding planning. According to a study in 2025, 70% of couples used online wedding planning platforms for their wedding preparation, while 86% of couples used wedding planning apps.</w:t>
      </w:r>
      <w:sdt>
        <w:sdtPr>
          <w:id w:val="-1249885681"/>
          <w:citation/>
        </w:sdtPr>
        <w:sdtContent>
          <w:r w:rsidR="00A95A1A">
            <w:fldChar w:fldCharType="begin"/>
          </w:r>
          <w:r w:rsidR="00A95A1A">
            <w:rPr>
              <w:lang w:val="en-US"/>
            </w:rPr>
            <w:instrText xml:space="preserve"> CITATION Ana25 \l 1033 </w:instrText>
          </w:r>
          <w:r w:rsidR="00A95A1A">
            <w:fldChar w:fldCharType="separate"/>
          </w:r>
          <w:r w:rsidR="00A95A1A">
            <w:rPr>
              <w:noProof/>
              <w:lang w:val="en-US"/>
            </w:rPr>
            <w:t xml:space="preserve"> </w:t>
          </w:r>
          <w:r w:rsidR="00A95A1A" w:rsidRPr="00A95A1A">
            <w:rPr>
              <w:noProof/>
              <w:lang w:val="en-US"/>
            </w:rPr>
            <w:t>(Belyh, 2025)</w:t>
          </w:r>
          <w:r w:rsidR="00A95A1A">
            <w:fldChar w:fldCharType="end"/>
          </w:r>
        </w:sdtContent>
      </w:sdt>
      <w:r>
        <w:t xml:space="preserve"> This growing comfort with digital tools shows a strong readiness for platforms like </w:t>
      </w:r>
      <w:r w:rsidRPr="0068538E">
        <w:rPr>
          <w:b/>
          <w:bCs/>
        </w:rPr>
        <w:t>Weddding</w:t>
      </w:r>
      <w:r>
        <w:t>. Rather than facing resistance, the system enters a space where digital solutions are already welcomed and expected.</w:t>
      </w:r>
    </w:p>
    <w:p w14:paraId="16E3A31D" w14:textId="77777777" w:rsidR="00182E92" w:rsidRDefault="00182E92" w:rsidP="00182E92">
      <w:pPr>
        <w:pStyle w:val="FYPNormal"/>
      </w:pPr>
    </w:p>
    <w:p w14:paraId="35F54B2E" w14:textId="77777777" w:rsidR="00182E92" w:rsidRDefault="00182E92" w:rsidP="00182E92">
      <w:pPr>
        <w:pStyle w:val="FYPNormal"/>
      </w:pPr>
      <w:r>
        <w:t xml:space="preserve">While digital tools tend to simplify tasks, a potential pitfall is that new systems might introduce new complexities. But </w:t>
      </w:r>
      <w:r w:rsidRPr="0068538E">
        <w:rPr>
          <w:b/>
          <w:bCs/>
        </w:rPr>
        <w:t>Weddding</w:t>
      </w:r>
      <w:r>
        <w:t xml:space="preserve"> is designed to genuinely to simplify the planning process by directly addressing existing inefficiencies. Fragmented communication is a common issue in traditional planning which often leads to misunderstandings. However, </w:t>
      </w:r>
      <w:r w:rsidRPr="0068538E">
        <w:rPr>
          <w:b/>
          <w:bCs/>
        </w:rPr>
        <w:t>Weddding</w:t>
      </w:r>
      <w:r>
        <w:t xml:space="preserve"> integrates a centralized communication hub, allowing direct interaction and secure logging of all discussions and decisions within the platform. This streamlines information flow, reduces miscommunication, and enhances collaboration efficiency. Furthermore, the conventional vendor search is time-consuming, requiring extensive manual research and frequent follow-ups. </w:t>
      </w:r>
      <w:r w:rsidRPr="0068538E">
        <w:rPr>
          <w:b/>
          <w:bCs/>
        </w:rPr>
        <w:t>Weddding</w:t>
      </w:r>
      <w:r>
        <w:t xml:space="preserve"> provides a curated, in-platform vendor directory, enabling couples to browse, view, and contact vendors seamlessly. This centralization significantly reduces the need for external platforms, minimizes physical visits, and simplifies vendor management.</w:t>
      </w:r>
    </w:p>
    <w:p w14:paraId="1E51EDAB" w14:textId="77777777" w:rsidR="00182E92" w:rsidRDefault="00182E92" w:rsidP="00182E92">
      <w:pPr>
        <w:pStyle w:val="FYPNormal"/>
      </w:pPr>
    </w:p>
    <w:p w14:paraId="40338DE6" w14:textId="48177750" w:rsidR="00182E92" w:rsidRDefault="00182E92" w:rsidP="00182E92">
      <w:pPr>
        <w:pStyle w:val="FYPNormal"/>
      </w:pPr>
      <w:r>
        <w:t xml:space="preserve">Moreover, Traditional financial management in wedding planning which requires manual budget tracking is prone to errors and delays. In contrast, </w:t>
      </w:r>
      <w:r w:rsidRPr="0068538E">
        <w:rPr>
          <w:b/>
          <w:bCs/>
        </w:rPr>
        <w:t>Weddding</w:t>
      </w:r>
      <w:r>
        <w:t xml:space="preserve"> offers an automatically updated budget system where costs are reflected in real-time as decisions are made within the platform. This eliminates manual calculations, providing accurate financial overviews and significantly reducing administrative burden and stress. Lastly, two-dimensional plans often fail to convey a venue's true ambiance. To bridge that gap, </w:t>
      </w:r>
      <w:r w:rsidRPr="0068538E">
        <w:rPr>
          <w:b/>
          <w:bCs/>
        </w:rPr>
        <w:t>Weddding</w:t>
      </w:r>
      <w:r>
        <w:t xml:space="preserve"> offers an immersive 3D venue design tool, allowing users to virtually explore, arrange, and customize layouts. This realistic visualization enables more informed decisions, minimizes last-minute changes, and ensures the physical setup aligns perfectly with the couple's vision, improving operational execution.</w:t>
      </w:r>
    </w:p>
    <w:p w14:paraId="57E1EC5E" w14:textId="1135AF96" w:rsidR="00182E92" w:rsidRDefault="00182E92">
      <w:pPr>
        <w:rPr>
          <w:sz w:val="22"/>
          <w:szCs w:val="22"/>
          <w:lang w:eastAsia="zh-CN"/>
        </w:rPr>
      </w:pPr>
      <w:r>
        <w:br w:type="page"/>
      </w:r>
    </w:p>
    <w:p w14:paraId="539DD460" w14:textId="06705950" w:rsidR="00182E92" w:rsidRDefault="00182E92" w:rsidP="00182E92">
      <w:pPr>
        <w:pStyle w:val="Heading3"/>
      </w:pPr>
      <w:bookmarkStart w:id="32" w:name="_Toc202536518"/>
      <w:r>
        <w:lastRenderedPageBreak/>
        <w:t>Social Feasibility</w:t>
      </w:r>
      <w:bookmarkEnd w:id="32"/>
    </w:p>
    <w:p w14:paraId="523007E5" w14:textId="77777777" w:rsidR="00182E92" w:rsidRDefault="00182E92" w:rsidP="00182E92">
      <w:pPr>
        <w:pStyle w:val="FYPNormal"/>
      </w:pPr>
      <w:r>
        <w:t xml:space="preserve">Social feasibility considers how well the </w:t>
      </w:r>
      <w:r w:rsidRPr="0068538E">
        <w:rPr>
          <w:b/>
          <w:bCs/>
        </w:rPr>
        <w:t>Weddding</w:t>
      </w:r>
      <w:r>
        <w:t xml:space="preserve"> system fits with societal expectations, cultural practices, and user needs, ensuring that it is both well-received and beneficial to the community it serves.</w:t>
      </w:r>
    </w:p>
    <w:p w14:paraId="17ABBBE1" w14:textId="77777777" w:rsidR="00182E92" w:rsidRDefault="00182E92" w:rsidP="00182E92">
      <w:pPr>
        <w:pStyle w:val="FYPNormal"/>
      </w:pPr>
    </w:p>
    <w:p w14:paraId="3253587E" w14:textId="77777777" w:rsidR="00182E92" w:rsidRDefault="00182E92" w:rsidP="00182E92">
      <w:pPr>
        <w:pStyle w:val="FYPNormal"/>
      </w:pPr>
      <w:r>
        <w:t xml:space="preserve">One common concern with new technology is whether it truly addresses real-world needs or simply complicates things further. </w:t>
      </w:r>
      <w:r w:rsidRPr="0068538E">
        <w:rPr>
          <w:b/>
          <w:bCs/>
        </w:rPr>
        <w:t>Weddding</w:t>
      </w:r>
      <w:r>
        <w:t xml:space="preserve"> is built to offer meaningful improvements for both couples and often-overlooked vendors. For couples, it simplifies what is often a stressful and complicated process, providing tools that save time, reduce financial pressure, and allow greater creative freedom. For vendors, the platform serves as a centralized marketplace that expands visibility, improves communication, and streamlines routine tasks that help them to free up more time to focus on service quality. By meeting the needs of both sides, </w:t>
      </w:r>
      <w:r w:rsidRPr="0068538E">
        <w:rPr>
          <w:b/>
          <w:bCs/>
        </w:rPr>
        <w:t>Weddding</w:t>
      </w:r>
      <w:r>
        <w:t xml:space="preserve"> promotes a more connected and efficient planning environment, offering value across the entire ecosystem.</w:t>
      </w:r>
    </w:p>
    <w:p w14:paraId="4276A4A1" w14:textId="77777777" w:rsidR="00182E92" w:rsidRDefault="00182E92" w:rsidP="00182E92">
      <w:pPr>
        <w:pStyle w:val="FYPNormal"/>
      </w:pPr>
    </w:p>
    <w:p w14:paraId="5C967992" w14:textId="77777777" w:rsidR="00182E92" w:rsidRDefault="00182E92" w:rsidP="00182E92">
      <w:pPr>
        <w:pStyle w:val="FYPNormal"/>
      </w:pPr>
      <w:r>
        <w:t xml:space="preserve">Another concern often raised is whether digital platforms might unintentionally leave some groups behind. </w:t>
      </w:r>
      <w:r w:rsidRPr="0068538E">
        <w:rPr>
          <w:b/>
          <w:bCs/>
        </w:rPr>
        <w:t>Weddding</w:t>
      </w:r>
      <w:r>
        <w:t xml:space="preserve"> addresses this through thoughtful design that prioritizes accessibility and flexibility. Traditional wedding planning can be restricted by location, availability, and physical limitations. For couples with limited time, mobility constraints, or those organizing destination weddings, the process can quickly become overwhelming. </w:t>
      </w:r>
      <w:r w:rsidRPr="0068538E">
        <w:rPr>
          <w:b/>
          <w:bCs/>
        </w:rPr>
        <w:t>Weddding</w:t>
      </w:r>
      <w:r>
        <w:t xml:space="preserve"> removes many of these barriers by offering a user-friendly interface and remote access to planning tools and vendors, helping more people engage in meaningful ways, regardless of circumstances. This approach supports a wider and more inclusive user base.</w:t>
      </w:r>
    </w:p>
    <w:p w14:paraId="13C2C204" w14:textId="77777777" w:rsidR="00182E92" w:rsidRDefault="00182E92" w:rsidP="00182E92">
      <w:pPr>
        <w:pStyle w:val="FYPNormal"/>
      </w:pPr>
    </w:p>
    <w:p w14:paraId="05F03C1E" w14:textId="3199BD1D" w:rsidR="00182E92" w:rsidRDefault="00182E92" w:rsidP="00182E92">
      <w:pPr>
        <w:pStyle w:val="FYPNormal"/>
      </w:pPr>
      <w:r>
        <w:t xml:space="preserve">Beyond accessibility, emotional pressure is one of the most difficult aspects of wedding planning. The stress of managing countless details, balancing budgets, and coordinating with vendors can easily overshadow the excitement of the occasion. </w:t>
      </w:r>
      <w:r w:rsidRPr="0068538E">
        <w:rPr>
          <w:b/>
          <w:bCs/>
        </w:rPr>
        <w:t>Weddding</w:t>
      </w:r>
      <w:r>
        <w:t xml:space="preserve"> helps reduce this burden by bringing everything into one place, including budget tracking, vendor coordination, and 3D venue design, making each step in the wedding planning process more manageable. This not only simplifies decision-making but also brings clarity and confidence to the process. In doing so, the platform contributes to a more positive and less stressful experience, supporting the emotional well-being of its users and reinforcing its strong social relevance.</w:t>
      </w:r>
    </w:p>
    <w:p w14:paraId="72F94410" w14:textId="77777777" w:rsidR="00182E92" w:rsidRDefault="00182E92" w:rsidP="00182E92">
      <w:pPr>
        <w:pStyle w:val="FYPNormal"/>
      </w:pPr>
    </w:p>
    <w:p w14:paraId="3E61037B" w14:textId="2ACF5E40" w:rsidR="00182E92" w:rsidRDefault="00182E92">
      <w:pPr>
        <w:rPr>
          <w:sz w:val="22"/>
          <w:szCs w:val="22"/>
          <w:lang w:eastAsia="zh-CN"/>
        </w:rPr>
      </w:pPr>
      <w:r>
        <w:br w:type="page"/>
      </w:r>
    </w:p>
    <w:p w14:paraId="705F8B8C" w14:textId="45AAD03D" w:rsidR="00182E92" w:rsidRDefault="00182E92" w:rsidP="00182E92">
      <w:pPr>
        <w:pStyle w:val="Heading2"/>
      </w:pPr>
      <w:bookmarkStart w:id="33" w:name="_Toc202536519"/>
      <w:r>
        <w:lastRenderedPageBreak/>
        <w:t>Chapter Summary</w:t>
      </w:r>
      <w:bookmarkEnd w:id="33"/>
      <w:r w:rsidR="00400157">
        <w:t xml:space="preserve"> &amp; Evaluation</w:t>
      </w:r>
    </w:p>
    <w:p w14:paraId="0FDD8A8E" w14:textId="236FF5E3" w:rsidR="00182E92" w:rsidRPr="00182E92" w:rsidRDefault="00AE36C7" w:rsidP="00182E92">
      <w:pPr>
        <w:pStyle w:val="FYPNormal"/>
      </w:pPr>
      <w:r w:rsidRPr="00AE36C7">
        <w:t xml:space="preserve">The literature review has highlighted significant gaps and opportunities in current wedding planning platforms, notably the lack of 3D venue design and real-time budgeting integration. By comparing various competitors, Weddding is positioned as a unique, immersive solution that combines interactive design with robust management tools. The selection of React.js, Express.js, and PostgreSQL offers a technically cohesive and scalable full-stack environment. Moreover, the adoption of rasterization, polygon </w:t>
      </w:r>
      <w:proofErr w:type="spellStart"/>
      <w:r w:rsidRPr="00AE36C7">
        <w:t>modeling</w:t>
      </w:r>
      <w:proofErr w:type="spellEnd"/>
      <w:r w:rsidRPr="00AE36C7">
        <w:t xml:space="preserve">, </w:t>
      </w:r>
      <w:r w:rsidR="00AC14C2">
        <w:t>D</w:t>
      </w:r>
      <w:r w:rsidRPr="00AE36C7">
        <w:t>L</w:t>
      </w:r>
      <w:r w:rsidR="00AC14C2">
        <w:t>O</w:t>
      </w:r>
      <w:r w:rsidRPr="00AE36C7">
        <w:t>D</w:t>
      </w:r>
      <w:r w:rsidR="00FA2BCE">
        <w:t>, and other efficient</w:t>
      </w:r>
      <w:r w:rsidRPr="00AE36C7">
        <w:t xml:space="preserve"> techniques ensures a performance-optimized 3D experience within web constraints. Together, these insights form the backbone of Weddding’s innovation, setting a strong foundation for system development and competitive differentiation.</w:t>
      </w:r>
    </w:p>
    <w:bookmarkStart w:id="34" w:name="_Toc202536520" w:displacedByCustomXml="next"/>
    <w:sdt>
      <w:sdtPr>
        <w:id w:val="-459417860"/>
        <w:docPartObj>
          <w:docPartGallery w:val="Bibliographies"/>
          <w:docPartUnique/>
        </w:docPartObj>
      </w:sdtPr>
      <w:sdtEndPr>
        <w:rPr>
          <w:rFonts w:ascii="Times New Roman" w:hAnsi="Times New Roman"/>
          <w:b w:val="0"/>
          <w:kern w:val="0"/>
          <w:sz w:val="20"/>
          <w:szCs w:val="20"/>
          <w:lang w:val="en-GB"/>
        </w:rPr>
      </w:sdtEndPr>
      <w:sdtContent>
        <w:p w14:paraId="4C28904B" w14:textId="1E1A4ED8" w:rsidR="00AE36C7" w:rsidRDefault="00AE36C7" w:rsidP="00FA2BCE">
          <w:pPr>
            <w:pStyle w:val="Heading1"/>
            <w:numPr>
              <w:ilvl w:val="0"/>
              <w:numId w:val="0"/>
            </w:numPr>
            <w:ind w:left="432"/>
          </w:pPr>
          <w:r>
            <w:t>References</w:t>
          </w:r>
          <w:bookmarkEnd w:id="34"/>
        </w:p>
        <w:sdt>
          <w:sdtPr>
            <w:id w:val="-573587230"/>
            <w:bibliography/>
          </w:sdtPr>
          <w:sdtContent>
            <w:p w14:paraId="5E6CC0B2" w14:textId="77777777" w:rsidR="00AE36C7" w:rsidRPr="00E8785D" w:rsidRDefault="00AE36C7" w:rsidP="00E8785D">
              <w:pPr>
                <w:pStyle w:val="Bibliography"/>
                <w:spacing w:line="360" w:lineRule="auto"/>
                <w:ind w:left="720" w:hanging="720"/>
                <w:rPr>
                  <w:noProof/>
                  <w:sz w:val="22"/>
                  <w:szCs w:val="22"/>
                </w:rPr>
              </w:pPr>
              <w:r>
                <w:fldChar w:fldCharType="begin"/>
              </w:r>
              <w:r>
                <w:instrText xml:space="preserve"> BIBLIOGRAPHY </w:instrText>
              </w:r>
              <w:r>
                <w:fldChar w:fldCharType="separate"/>
              </w:r>
              <w:r w:rsidRPr="00E8785D">
                <w:rPr>
                  <w:noProof/>
                  <w:sz w:val="22"/>
                  <w:szCs w:val="22"/>
                </w:rPr>
                <w:t xml:space="preserve">Adobe. (n.d.). </w:t>
              </w:r>
              <w:r w:rsidRPr="00E8785D">
                <w:rPr>
                  <w:i/>
                  <w:iCs/>
                  <w:noProof/>
                  <w:sz w:val="22"/>
                  <w:szCs w:val="22"/>
                </w:rPr>
                <w:t>What is Ray Tracing &amp; What Does It Do?</w:t>
              </w:r>
              <w:r w:rsidRPr="00E8785D">
                <w:rPr>
                  <w:noProof/>
                  <w:sz w:val="22"/>
                  <w:szCs w:val="22"/>
                </w:rPr>
                <w:t xml:space="preserve"> Retrieved from Adobe: https://www.adobe.com/products/substance3d/discover/what-is-ray-tracing.html#:~:text=Ray%20tracing%20mimics%20real%2Dworld,creating%20more%20vibrant%20and%20realistic</w:t>
              </w:r>
            </w:p>
            <w:p w14:paraId="0D29504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Alpha3D. (2025). </w:t>
              </w:r>
              <w:r w:rsidRPr="00E8785D">
                <w:rPr>
                  <w:i/>
                  <w:iCs/>
                  <w:noProof/>
                  <w:sz w:val="22"/>
                  <w:szCs w:val="22"/>
                </w:rPr>
                <w:t>Procedural 3D Modeling</w:t>
              </w:r>
              <w:r w:rsidRPr="00E8785D">
                <w:rPr>
                  <w:noProof/>
                  <w:sz w:val="22"/>
                  <w:szCs w:val="22"/>
                </w:rPr>
                <w:t>. Retrieved from Alpha3D: https://www.alpha3d.io/kb/3d-modelling/procedural-3d-modeling/</w:t>
              </w:r>
            </w:p>
            <w:p w14:paraId="04F84F3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Anes Karić, N. D. (2024, June 06). </w:t>
              </w:r>
              <w:r w:rsidRPr="00E8785D">
                <w:rPr>
                  <w:i/>
                  <w:iCs/>
                  <w:noProof/>
                  <w:sz w:val="22"/>
                  <w:szCs w:val="22"/>
                </w:rPr>
                <w:t>Comparison of JavaScript Frontend Frameworks – Angular, React, and Vue</w:t>
              </w:r>
              <w:r w:rsidRPr="00E8785D">
                <w:rPr>
                  <w:noProof/>
                  <w:sz w:val="22"/>
                  <w:szCs w:val="22"/>
                </w:rPr>
                <w:t>. Retrieved from International Journal of Innovative Science and Research Technology (IJISRT): https://ijisrt.com/assets/upload/files/IJISRT24JUN600.pdf</w:t>
              </w:r>
            </w:p>
            <w:p w14:paraId="4502B729"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Angular. (2025). </w:t>
              </w:r>
              <w:r w:rsidRPr="00E8785D">
                <w:rPr>
                  <w:i/>
                  <w:iCs/>
                  <w:noProof/>
                  <w:sz w:val="22"/>
                  <w:szCs w:val="22"/>
                </w:rPr>
                <w:t>What is Angular?</w:t>
              </w:r>
              <w:r w:rsidRPr="00E8785D">
                <w:rPr>
                  <w:noProof/>
                  <w:sz w:val="22"/>
                  <w:szCs w:val="22"/>
                </w:rPr>
                <w:t xml:space="preserve"> Retrieved from Angular: https://v17.angular.io/guide/what-is-angular</w:t>
              </w:r>
            </w:p>
            <w:p w14:paraId="143967C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Asaolu, E. (2025, April 24). </w:t>
              </w:r>
              <w:r w:rsidRPr="00E8785D">
                <w:rPr>
                  <w:i/>
                  <w:iCs/>
                  <w:noProof/>
                  <w:sz w:val="22"/>
                  <w:szCs w:val="22"/>
                </w:rPr>
                <w:t>Three.js vs. Babylon.js: Which is better for 3D web development?</w:t>
              </w:r>
              <w:r w:rsidRPr="00E8785D">
                <w:rPr>
                  <w:noProof/>
                  <w:sz w:val="22"/>
                  <w:szCs w:val="22"/>
                </w:rPr>
                <w:t xml:space="preserve"> Retrieved from LogRocket: https://blog.logrocket.com/three-js-vs-babylon-js/</w:t>
              </w:r>
            </w:p>
            <w:p w14:paraId="794E120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Ashara, P. (2024, September 28). </w:t>
              </w:r>
              <w:r w:rsidRPr="00E8785D">
                <w:rPr>
                  <w:i/>
                  <w:iCs/>
                  <w:noProof/>
                  <w:sz w:val="22"/>
                  <w:szCs w:val="22"/>
                </w:rPr>
                <w:t>What is Level of Detail (LOD) in 3D Modeling?</w:t>
              </w:r>
              <w:r w:rsidRPr="00E8785D">
                <w:rPr>
                  <w:noProof/>
                  <w:sz w:val="22"/>
                  <w:szCs w:val="22"/>
                </w:rPr>
                <w:t xml:space="preserve"> Retrieved from Whizzy Studios: https://www.whizzystudios.com/post/what-is-level-of-detail-lod-in-3d-modeling</w:t>
              </w:r>
            </w:p>
            <w:p w14:paraId="4315A7B9"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Autodesk. (2024, 12 16). </w:t>
              </w:r>
              <w:r w:rsidRPr="00E8785D">
                <w:rPr>
                  <w:i/>
                  <w:iCs/>
                  <w:noProof/>
                  <w:sz w:val="22"/>
                  <w:szCs w:val="22"/>
                </w:rPr>
                <w:t>Path Tracing | What Is Path Tracing?</w:t>
              </w:r>
              <w:r w:rsidRPr="00E8785D">
                <w:rPr>
                  <w:noProof/>
                  <w:sz w:val="22"/>
                  <w:szCs w:val="22"/>
                </w:rPr>
                <w:t xml:space="preserve"> Retrieved from Autodesk: https://www.autodesk.com/solutions/path-tracing</w:t>
              </w:r>
            </w:p>
            <w:p w14:paraId="30D04BA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Babylon.js. (2019). </w:t>
              </w:r>
              <w:r w:rsidRPr="00E8785D">
                <w:rPr>
                  <w:i/>
                  <w:iCs/>
                  <w:noProof/>
                  <w:sz w:val="22"/>
                  <w:szCs w:val="22"/>
                </w:rPr>
                <w:t>Babylon.js: Powerful, Beautiful, Simple, Open - Web-Based 3D At Its Best</w:t>
              </w:r>
              <w:r w:rsidRPr="00E8785D">
                <w:rPr>
                  <w:noProof/>
                  <w:sz w:val="22"/>
                  <w:szCs w:val="22"/>
                </w:rPr>
                <w:t>. Retrieved from Babylon.js: https://www.babylonjs.com/</w:t>
              </w:r>
            </w:p>
            <w:p w14:paraId="41F44C7E"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Babylon.js. (2025). </w:t>
              </w:r>
              <w:r w:rsidRPr="00E8785D">
                <w:rPr>
                  <w:i/>
                  <w:iCs/>
                  <w:noProof/>
                  <w:sz w:val="22"/>
                  <w:szCs w:val="22"/>
                </w:rPr>
                <w:t>Babylon.js Specifications</w:t>
              </w:r>
              <w:r w:rsidRPr="00E8785D">
                <w:rPr>
                  <w:noProof/>
                  <w:sz w:val="22"/>
                  <w:szCs w:val="22"/>
                </w:rPr>
                <w:t>. Retrieved from Babylon.js: https://www.babylonjs.com/specifications/</w:t>
              </w:r>
            </w:p>
            <w:p w14:paraId="5427686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Belyh, A. (2025, February 10). </w:t>
              </w:r>
              <w:r w:rsidRPr="00E8785D">
                <w:rPr>
                  <w:i/>
                  <w:iCs/>
                  <w:noProof/>
                  <w:sz w:val="22"/>
                  <w:szCs w:val="22"/>
                </w:rPr>
                <w:t>81 Wedding Industry Statistics for 2025</w:t>
              </w:r>
              <w:r w:rsidRPr="00E8785D">
                <w:rPr>
                  <w:noProof/>
                  <w:sz w:val="22"/>
                  <w:szCs w:val="22"/>
                </w:rPr>
                <w:t>. Retrieved from Keevee: https://www.keevee.com/wedding-industry-statistics</w:t>
              </w:r>
            </w:p>
            <w:p w14:paraId="06DCD6BE"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BrideBook. (2025). </w:t>
              </w:r>
              <w:r w:rsidRPr="00E8785D">
                <w:rPr>
                  <w:i/>
                  <w:iCs/>
                  <w:noProof/>
                  <w:sz w:val="22"/>
                  <w:szCs w:val="22"/>
                </w:rPr>
                <w:t>My Wedding | BrideBook</w:t>
              </w:r>
              <w:r w:rsidRPr="00E8785D">
                <w:rPr>
                  <w:noProof/>
                  <w:sz w:val="22"/>
                  <w:szCs w:val="22"/>
                </w:rPr>
                <w:t>. Retrieved from BrideBook: https://bridebook.com/sg-en/home</w:t>
              </w:r>
            </w:p>
            <w:p w14:paraId="6126E7A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Business Research Insights. (2025, June 25). </w:t>
              </w:r>
              <w:r w:rsidRPr="00E8785D">
                <w:rPr>
                  <w:i/>
                  <w:iCs/>
                  <w:noProof/>
                  <w:sz w:val="22"/>
                  <w:szCs w:val="22"/>
                </w:rPr>
                <w:t>Wedding Planning Market Size, 2025 by Statistics Analysis 2033</w:t>
              </w:r>
              <w:r w:rsidRPr="00E8785D">
                <w:rPr>
                  <w:noProof/>
                  <w:sz w:val="22"/>
                  <w:szCs w:val="22"/>
                </w:rPr>
                <w:t>. Retrieved from Business Research Insights: https://www.businessresearchinsights.com/market-reports/wedding-planning-market-117524</w:t>
              </w:r>
            </w:p>
            <w:p w14:paraId="2C91C71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Caulfield, B. (2022, March 23). </w:t>
              </w:r>
              <w:r w:rsidRPr="00E8785D">
                <w:rPr>
                  <w:i/>
                  <w:iCs/>
                  <w:noProof/>
                  <w:sz w:val="22"/>
                  <w:szCs w:val="22"/>
                </w:rPr>
                <w:t>What is Path Tracing</w:t>
              </w:r>
              <w:r w:rsidRPr="00E8785D">
                <w:rPr>
                  <w:noProof/>
                  <w:sz w:val="22"/>
                  <w:szCs w:val="22"/>
                </w:rPr>
                <w:t>. Retrieved from Nvidia: https://blogs.nvidia.com/blog/what-is-path-tracing/</w:t>
              </w:r>
            </w:p>
            <w:p w14:paraId="6F8F7387"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Christensson, P. (2020, April 18). </w:t>
              </w:r>
              <w:r w:rsidRPr="00E8785D">
                <w:rPr>
                  <w:i/>
                  <w:iCs/>
                  <w:noProof/>
                  <w:sz w:val="22"/>
                  <w:szCs w:val="22"/>
                </w:rPr>
                <w:t>Frontend Definition</w:t>
              </w:r>
              <w:r w:rsidRPr="00E8785D">
                <w:rPr>
                  <w:noProof/>
                  <w:sz w:val="22"/>
                  <w:szCs w:val="22"/>
                </w:rPr>
                <w:t>. Retrieved from TechTerms.com: https://techterms.com/definition/frontend</w:t>
              </w:r>
            </w:p>
            <w:p w14:paraId="6D4FE86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lastRenderedPageBreak/>
                <w:t xml:space="preserve">Chun-Fa Chang, K.-W. C.-C. (2015). Performance comparison of rasterization-based graphics pipeline and ray tracing on GPU shaders. </w:t>
              </w:r>
              <w:r w:rsidRPr="00E8785D">
                <w:rPr>
                  <w:i/>
                  <w:iCs/>
                  <w:noProof/>
                  <w:sz w:val="22"/>
                  <w:szCs w:val="22"/>
                </w:rPr>
                <w:t>2015 IEEE International Conference on Digital Signal Processing (DSP)</w:t>
              </w:r>
              <w:r w:rsidRPr="00E8785D">
                <w:rPr>
                  <w:noProof/>
                  <w:sz w:val="22"/>
                  <w:szCs w:val="22"/>
                </w:rPr>
                <w:t xml:space="preserve"> (pp. 120-123). Singapore: IEEE.</w:t>
              </w:r>
            </w:p>
            <w:p w14:paraId="2D934954"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Cloudinary. (2025, April 22). </w:t>
              </w:r>
              <w:r w:rsidRPr="00E8785D">
                <w:rPr>
                  <w:i/>
                  <w:iCs/>
                  <w:noProof/>
                  <w:sz w:val="22"/>
                  <w:szCs w:val="22"/>
                </w:rPr>
                <w:t>Rasterization</w:t>
              </w:r>
              <w:r w:rsidRPr="00E8785D">
                <w:rPr>
                  <w:noProof/>
                  <w:sz w:val="22"/>
                  <w:szCs w:val="22"/>
                </w:rPr>
                <w:t>. Retrieved from Cloudinary: https://cloudinary.com/glossary/rasterization</w:t>
              </w:r>
            </w:p>
            <w:p w14:paraId="0670DEE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Coppola, R. (2024, October). </w:t>
              </w:r>
              <w:r w:rsidRPr="00E8785D">
                <w:rPr>
                  <w:i/>
                  <w:iCs/>
                  <w:noProof/>
                  <w:sz w:val="22"/>
                  <w:szCs w:val="22"/>
                </w:rPr>
                <w:t>Benchmarking Modern Frontend Frameworks: A Comparative Performance Analysis</w:t>
              </w:r>
              <w:r w:rsidRPr="00E8785D">
                <w:rPr>
                  <w:noProof/>
                  <w:sz w:val="22"/>
                  <w:szCs w:val="22"/>
                </w:rPr>
                <w:t>. Retrieved from https://webthesis.biblio.polito.it/35401/1/tesi.pdf</w:t>
              </w:r>
            </w:p>
            <w:p w14:paraId="33231C88"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Corbo, A. (2025, June 03). </w:t>
              </w:r>
              <w:r w:rsidRPr="00E8785D">
                <w:rPr>
                  <w:i/>
                  <w:iCs/>
                  <w:noProof/>
                  <w:sz w:val="22"/>
                  <w:szCs w:val="22"/>
                </w:rPr>
                <w:t>What is Vue JS? (Definition, Uses, Advantages)</w:t>
              </w:r>
              <w:r w:rsidRPr="00E8785D">
                <w:rPr>
                  <w:noProof/>
                  <w:sz w:val="22"/>
                  <w:szCs w:val="22"/>
                </w:rPr>
                <w:t>. Retrieved from Built In: https://builtin.com/software-engineering-perspectives/vue-js</w:t>
              </w:r>
            </w:p>
            <w:p w14:paraId="650A491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Coursera Staff. (2024, November 26). </w:t>
              </w:r>
              <w:r w:rsidRPr="00E8785D">
                <w:rPr>
                  <w:i/>
                  <w:iCs/>
                  <w:noProof/>
                  <w:sz w:val="22"/>
                  <w:szCs w:val="22"/>
                </w:rPr>
                <w:t>What Is Unity?</w:t>
              </w:r>
              <w:r w:rsidRPr="00E8785D">
                <w:rPr>
                  <w:noProof/>
                  <w:sz w:val="22"/>
                  <w:szCs w:val="22"/>
                </w:rPr>
                <w:t xml:space="preserve"> Retrieved from Coursera : https://www.coursera.org/articles/what-is-unity?msockid=1ff1ac3db62364400ed8b9b3b78a65be</w:t>
              </w:r>
            </w:p>
            <w:p w14:paraId="56A4218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Dalei, D. K., Venkataramanan, N., &amp; Panigrahi, N. (2022). A Review of LOD based Techniques for Real-time Terrain Rendering. </w:t>
              </w:r>
              <w:r w:rsidRPr="00E8785D">
                <w:rPr>
                  <w:i/>
                  <w:iCs/>
                  <w:noProof/>
                  <w:sz w:val="22"/>
                  <w:szCs w:val="22"/>
                </w:rPr>
                <w:t>2022 IEEE 6th Conference on Information and Communication Technology (CICT)</w:t>
              </w:r>
              <w:r w:rsidRPr="00E8785D">
                <w:rPr>
                  <w:noProof/>
                  <w:sz w:val="22"/>
                  <w:szCs w:val="22"/>
                </w:rPr>
                <w:t xml:space="preserve"> (pp. 1-6). Gwalior, India: IEEE. Retrieved from https://ieeexplore-ieee-org.tarc.idm.oclc.org/stamp/stamp.jsp?tp=&amp;arnumber=9997973</w:t>
              </w:r>
            </w:p>
            <w:p w14:paraId="71A7D84A"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Denham, T. (2020, May 12). </w:t>
              </w:r>
              <w:r w:rsidRPr="00E8785D">
                <w:rPr>
                  <w:i/>
                  <w:iCs/>
                  <w:noProof/>
                  <w:sz w:val="22"/>
                  <w:szCs w:val="22"/>
                </w:rPr>
                <w:t>What is LOD (Level of Detail) in 3D Modeling?</w:t>
              </w:r>
              <w:r w:rsidRPr="00E8785D">
                <w:rPr>
                  <w:noProof/>
                  <w:sz w:val="22"/>
                  <w:szCs w:val="22"/>
                </w:rPr>
                <w:t xml:space="preserve"> Retrieved from Concept Art Empire: https://conceptartempire.com/3d-lod-level-of-detail/</w:t>
              </w:r>
            </w:p>
            <w:p w14:paraId="4F21865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Django. (2025). </w:t>
              </w:r>
              <w:r w:rsidRPr="00E8785D">
                <w:rPr>
                  <w:i/>
                  <w:iCs/>
                  <w:noProof/>
                  <w:sz w:val="22"/>
                  <w:szCs w:val="22"/>
                </w:rPr>
                <w:t>The Web framework for perfectionists with deadlines</w:t>
              </w:r>
              <w:r w:rsidRPr="00E8785D">
                <w:rPr>
                  <w:noProof/>
                  <w:sz w:val="22"/>
                  <w:szCs w:val="22"/>
                </w:rPr>
                <w:t>. Retrieved from Django: https://www.djangoproject.com/</w:t>
              </w:r>
            </w:p>
            <w:p w14:paraId="542ABFF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Epic Games Developer. (2025). </w:t>
              </w:r>
              <w:r w:rsidRPr="00E8785D">
                <w:rPr>
                  <w:i/>
                  <w:iCs/>
                  <w:noProof/>
                  <w:sz w:val="22"/>
                  <w:szCs w:val="22"/>
                </w:rPr>
                <w:t>Hierarchical Level of Detail in Unreal Engine | Unreal Engine 5.5 Documentation | Epic Developer Community</w:t>
              </w:r>
              <w:r w:rsidRPr="00E8785D">
                <w:rPr>
                  <w:noProof/>
                  <w:sz w:val="22"/>
                  <w:szCs w:val="22"/>
                </w:rPr>
                <w:t>. Retrieved from Epic Games Developer: https://dev.epicgames.com/documentation/en-us/unreal-engine/hierarchical-level-of-detail-in-unreal-engine</w:t>
              </w:r>
            </w:p>
            <w:p w14:paraId="07127DA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Erickson, J. (2024, August 29). </w:t>
              </w:r>
              <w:r w:rsidRPr="00E8785D">
                <w:rPr>
                  <w:i/>
                  <w:iCs/>
                  <w:noProof/>
                  <w:sz w:val="22"/>
                  <w:szCs w:val="22"/>
                </w:rPr>
                <w:t>MySQL: Understanding What It Is and How It’s Used</w:t>
              </w:r>
              <w:r w:rsidRPr="00E8785D">
                <w:rPr>
                  <w:noProof/>
                  <w:sz w:val="22"/>
                  <w:szCs w:val="22"/>
                </w:rPr>
                <w:t>. Retrieved from Oracle: https://www.oracle.com/mysql/what-is-mysql/</w:t>
              </w:r>
            </w:p>
            <w:p w14:paraId="6B6C631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Erikson, C. (2004, February). </w:t>
              </w:r>
              <w:r w:rsidRPr="00E8785D">
                <w:rPr>
                  <w:i/>
                  <w:iCs/>
                  <w:noProof/>
                  <w:sz w:val="22"/>
                  <w:szCs w:val="22"/>
                </w:rPr>
                <w:t>HLODs: Hierarchical Levels of Detail</w:t>
              </w:r>
              <w:r w:rsidRPr="00E8785D">
                <w:rPr>
                  <w:noProof/>
                  <w:sz w:val="22"/>
                  <w:szCs w:val="22"/>
                </w:rPr>
                <w:t>. Retrieved from https://www.cs.unc.edu/Research/ProjectSummaries/hlods.pdf</w:t>
              </w:r>
            </w:p>
            <w:p w14:paraId="38222BE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(2020, August 09). </w:t>
              </w:r>
              <w:r w:rsidRPr="00E8785D">
                <w:rPr>
                  <w:i/>
                  <w:iCs/>
                  <w:noProof/>
                  <w:sz w:val="22"/>
                  <w:szCs w:val="22"/>
                </w:rPr>
                <w:t>Introduction to Three.js</w:t>
              </w:r>
              <w:r w:rsidRPr="00E8785D">
                <w:rPr>
                  <w:noProof/>
                  <w:sz w:val="22"/>
                  <w:szCs w:val="22"/>
                </w:rPr>
                <w:t>. Retrieved from GeeksforGeeks: https://www.geeksforgeeks.org/javascript/introduction-to-three-js/</w:t>
              </w:r>
            </w:p>
            <w:p w14:paraId="11FAAF0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(2022, August 05). </w:t>
              </w:r>
              <w:r w:rsidRPr="00E8785D">
                <w:rPr>
                  <w:i/>
                  <w:iCs/>
                  <w:noProof/>
                  <w:sz w:val="22"/>
                  <w:szCs w:val="22"/>
                </w:rPr>
                <w:t>Introduction of MariaDB</w:t>
              </w:r>
              <w:r w:rsidRPr="00E8785D">
                <w:rPr>
                  <w:noProof/>
                  <w:sz w:val="22"/>
                  <w:szCs w:val="22"/>
                </w:rPr>
                <w:t>. Retrieved from GeeksforGeeks: https://www.geeksforgeeks.org/dbms/introduction-of-mariadb/</w:t>
              </w:r>
            </w:p>
            <w:p w14:paraId="591A952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(2023, February 28). </w:t>
              </w:r>
              <w:r w:rsidRPr="00E8785D">
                <w:rPr>
                  <w:i/>
                  <w:iCs/>
                  <w:noProof/>
                  <w:sz w:val="22"/>
                  <w:szCs w:val="22"/>
                </w:rPr>
                <w:t>What is PostgreSQL - Introduction</w:t>
              </w:r>
              <w:r w:rsidRPr="00E8785D">
                <w:rPr>
                  <w:noProof/>
                  <w:sz w:val="22"/>
                  <w:szCs w:val="22"/>
                </w:rPr>
                <w:t>. Retrieved from GeeksforGeeks: https://www.geeksforgeeks.org/what-is-postgresql-introduction/</w:t>
              </w:r>
            </w:p>
            <w:p w14:paraId="6BD82C84"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(2024, March 26). </w:t>
              </w:r>
              <w:r w:rsidRPr="00E8785D">
                <w:rPr>
                  <w:i/>
                  <w:iCs/>
                  <w:noProof/>
                  <w:sz w:val="22"/>
                  <w:szCs w:val="22"/>
                </w:rPr>
                <w:t>Describe the MVC framework in Angular</w:t>
              </w:r>
              <w:r w:rsidRPr="00E8785D">
                <w:rPr>
                  <w:noProof/>
                  <w:sz w:val="22"/>
                  <w:szCs w:val="22"/>
                </w:rPr>
                <w:t>. Retrieved from GeeksforGeeks: https://www.geeksforgeeks.org/angular-js/describe-the-mvc-framework-in-angular/</w:t>
              </w:r>
            </w:p>
            <w:p w14:paraId="5F30A4C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lastRenderedPageBreak/>
                <w:t xml:space="preserve">GeeksforGeeks. (2024, March 20). </w:t>
              </w:r>
              <w:r w:rsidRPr="00E8785D">
                <w:rPr>
                  <w:i/>
                  <w:iCs/>
                  <w:noProof/>
                  <w:sz w:val="22"/>
                  <w:szCs w:val="22"/>
                </w:rPr>
                <w:t>Introduction to Laravel and MVC Framework</w:t>
              </w:r>
              <w:r w:rsidRPr="00E8785D">
                <w:rPr>
                  <w:noProof/>
                  <w:sz w:val="22"/>
                  <w:szCs w:val="22"/>
                </w:rPr>
                <w:t>. Retrieved from GeeksforGeeks: https://www.geeksforgeeks.org/php/introduction-to-laravel-and-mvc-framework/</w:t>
              </w:r>
            </w:p>
            <w:p w14:paraId="682D9A63"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(2024, September 12). </w:t>
              </w:r>
              <w:r w:rsidRPr="00E8785D">
                <w:rPr>
                  <w:i/>
                  <w:iCs/>
                  <w:noProof/>
                  <w:sz w:val="22"/>
                  <w:szCs w:val="22"/>
                </w:rPr>
                <w:t>What is a Frontend Framework?</w:t>
              </w:r>
              <w:r w:rsidRPr="00E8785D">
                <w:rPr>
                  <w:noProof/>
                  <w:sz w:val="22"/>
                  <w:szCs w:val="22"/>
                </w:rPr>
                <w:t xml:space="preserve"> Retrieved from GeeksforGeeks: https://www.geeksforgeeks.org/reactjs/what-is-a-frontend-framework/</w:t>
              </w:r>
            </w:p>
            <w:p w14:paraId="3888C818"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(2024, April 12). </w:t>
              </w:r>
              <w:r w:rsidRPr="00E8785D">
                <w:rPr>
                  <w:i/>
                  <w:iCs/>
                  <w:noProof/>
                  <w:sz w:val="22"/>
                  <w:szCs w:val="22"/>
                </w:rPr>
                <w:t>What is Angular?</w:t>
              </w:r>
              <w:r w:rsidRPr="00E8785D">
                <w:rPr>
                  <w:noProof/>
                  <w:sz w:val="22"/>
                  <w:szCs w:val="22"/>
                </w:rPr>
                <w:t xml:space="preserve"> Retrieved from GeeksforGeeks: https://www.geeksforgeeks.org/angular-js/what-is-angular/</w:t>
              </w:r>
            </w:p>
            <w:p w14:paraId="72710B6B"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(2024, April 05). </w:t>
              </w:r>
              <w:r w:rsidRPr="00E8785D">
                <w:rPr>
                  <w:i/>
                  <w:iCs/>
                  <w:noProof/>
                  <w:sz w:val="22"/>
                  <w:szCs w:val="22"/>
                </w:rPr>
                <w:t>What is Django Web Framework?</w:t>
              </w:r>
              <w:r w:rsidRPr="00E8785D">
                <w:rPr>
                  <w:noProof/>
                  <w:sz w:val="22"/>
                  <w:szCs w:val="22"/>
                </w:rPr>
                <w:t xml:space="preserve"> Retrieved from GeeksforGeeks: https://www.geeksforgeeks.org/python/what-is-django-web-framework/</w:t>
              </w:r>
            </w:p>
            <w:p w14:paraId="75D00BBE"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(2024, May 15). </w:t>
              </w:r>
              <w:r w:rsidRPr="00E8785D">
                <w:rPr>
                  <w:i/>
                  <w:iCs/>
                  <w:noProof/>
                  <w:sz w:val="22"/>
                  <w:szCs w:val="22"/>
                </w:rPr>
                <w:t>What is React</w:t>
              </w:r>
              <w:r w:rsidRPr="00E8785D">
                <w:rPr>
                  <w:noProof/>
                  <w:sz w:val="22"/>
                  <w:szCs w:val="22"/>
                </w:rPr>
                <w:t>. Retrieved from GeeksforGeeks: https://www.geeksforgeeks.org/reactjs/what-is-react/</w:t>
              </w:r>
            </w:p>
            <w:p w14:paraId="495F6C3D"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April 28). </w:t>
              </w:r>
              <w:r w:rsidRPr="00E8785D">
                <w:rPr>
                  <w:i/>
                  <w:iCs/>
                  <w:noProof/>
                  <w:sz w:val="22"/>
                  <w:szCs w:val="22"/>
                </w:rPr>
                <w:t>Babylon.js</w:t>
              </w:r>
              <w:r w:rsidRPr="00E8785D">
                <w:rPr>
                  <w:noProof/>
                  <w:sz w:val="22"/>
                  <w:szCs w:val="22"/>
                </w:rPr>
                <w:t>. Retrieved from GeeksforGeeks: https://www.geeksforgeeks.org/javascript/babylon-js/</w:t>
              </w:r>
            </w:p>
            <w:p w14:paraId="6CC82F8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April 08). </w:t>
              </w:r>
              <w:r w:rsidRPr="00E8785D">
                <w:rPr>
                  <w:i/>
                  <w:iCs/>
                  <w:noProof/>
                  <w:sz w:val="22"/>
                  <w:szCs w:val="22"/>
                </w:rPr>
                <w:t>Express.js Tutorial</w:t>
              </w:r>
              <w:r w:rsidRPr="00E8785D">
                <w:rPr>
                  <w:noProof/>
                  <w:sz w:val="22"/>
                  <w:szCs w:val="22"/>
                </w:rPr>
                <w:t>. Retrieved from GeeksforGeeks: https://www.geeksforgeeks.org/node-js/express-js/</w:t>
              </w:r>
            </w:p>
            <w:p w14:paraId="56D375C7"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June 25). </w:t>
              </w:r>
              <w:r w:rsidRPr="00E8785D">
                <w:rPr>
                  <w:i/>
                  <w:iCs/>
                  <w:noProof/>
                  <w:sz w:val="22"/>
                  <w:szCs w:val="22"/>
                </w:rPr>
                <w:t>Introduction of DBMS (Database Management System)</w:t>
              </w:r>
              <w:r w:rsidRPr="00E8785D">
                <w:rPr>
                  <w:noProof/>
                  <w:sz w:val="22"/>
                  <w:szCs w:val="22"/>
                </w:rPr>
                <w:t>. Retrieved from GeeksforGeeks: https://www.geeksforgeeks.org/introduction-of-dbms-database-management-system-set-1/</w:t>
              </w:r>
            </w:p>
            <w:p w14:paraId="095A2E5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January 23). </w:t>
              </w:r>
              <w:r w:rsidRPr="00E8785D">
                <w:rPr>
                  <w:i/>
                  <w:iCs/>
                  <w:noProof/>
                  <w:sz w:val="22"/>
                  <w:szCs w:val="22"/>
                </w:rPr>
                <w:t>Non-Relational Databases and Their Types</w:t>
              </w:r>
              <w:r w:rsidRPr="00E8785D">
                <w:rPr>
                  <w:noProof/>
                  <w:sz w:val="22"/>
                  <w:szCs w:val="22"/>
                </w:rPr>
                <w:t>. Retrieved from GeeksforGeeks: https://www.geeksforgeeks.org/non-relational-databases-and-their-types/</w:t>
              </w:r>
            </w:p>
            <w:p w14:paraId="63B040F4"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June 14). </w:t>
              </w:r>
              <w:r w:rsidRPr="00E8785D">
                <w:rPr>
                  <w:i/>
                  <w:iCs/>
                  <w:noProof/>
                  <w:sz w:val="22"/>
                  <w:szCs w:val="22"/>
                </w:rPr>
                <w:t>Relational Model in DBMS</w:t>
              </w:r>
              <w:r w:rsidRPr="00E8785D">
                <w:rPr>
                  <w:noProof/>
                  <w:sz w:val="22"/>
                  <w:szCs w:val="22"/>
                </w:rPr>
                <w:t>. Retrieved from GeeksforGeeks: https://www.geeksforgeeks.org/dbms/relational-model-in-dbms/</w:t>
              </w:r>
            </w:p>
            <w:p w14:paraId="7BB8B4D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GeeksforGeeks. (2025, April 28). </w:t>
              </w:r>
              <w:r w:rsidRPr="00E8785D">
                <w:rPr>
                  <w:i/>
                  <w:iCs/>
                  <w:noProof/>
                  <w:sz w:val="22"/>
                  <w:szCs w:val="22"/>
                </w:rPr>
                <w:t>What is SQL?</w:t>
              </w:r>
              <w:r w:rsidRPr="00E8785D">
                <w:rPr>
                  <w:noProof/>
                  <w:sz w:val="22"/>
                  <w:szCs w:val="22"/>
                </w:rPr>
                <w:t xml:space="preserve"> Retrieved from GeeksforGeeks: https://www.geeksforgeeks.org/sql/what-is-mysql/</w:t>
              </w:r>
            </w:p>
            <w:p w14:paraId="77FDB08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Hairah, U., &amp; Budiman, E. (2021). Inner Join Query Performance: MariaDB vs PostgreSQL. </w:t>
              </w:r>
              <w:r w:rsidRPr="00E8785D">
                <w:rPr>
                  <w:i/>
                  <w:iCs/>
                  <w:noProof/>
                  <w:sz w:val="22"/>
                  <w:szCs w:val="22"/>
                </w:rPr>
                <w:t>2020 2nd International Conference on Science &amp; Technology (2020 2nd ICoST)</w:t>
              </w:r>
              <w:r w:rsidRPr="00E8785D">
                <w:rPr>
                  <w:noProof/>
                  <w:sz w:val="22"/>
                  <w:szCs w:val="22"/>
                </w:rPr>
                <w:t xml:space="preserve"> (p. 012021). Yogyakarta, Indonesia: IOP Publishing.</w:t>
              </w:r>
            </w:p>
            <w:p w14:paraId="5A694B5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Hartono, N., &amp; Erfina. (2021, March). </w:t>
              </w:r>
              <w:r w:rsidRPr="00E8785D">
                <w:rPr>
                  <w:i/>
                  <w:iCs/>
                  <w:noProof/>
                  <w:sz w:val="22"/>
                  <w:szCs w:val="22"/>
                </w:rPr>
                <w:t>Comparison of Stored Procedures on Relational Database Management System</w:t>
              </w:r>
              <w:r w:rsidRPr="00E8785D">
                <w:rPr>
                  <w:noProof/>
                  <w:sz w:val="22"/>
                  <w:szCs w:val="22"/>
                </w:rPr>
                <w:t>. Retrieved from ResearchGate: https://www.researchgate.net/publication/351676716_Comparison_of_Stored_Procedures_on_Relational_Database_Management_System</w:t>
              </w:r>
            </w:p>
            <w:p w14:paraId="147CE41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Ipacs, D. (2023, December 07). </w:t>
              </w:r>
              <w:r w:rsidRPr="00E8785D">
                <w:rPr>
                  <w:i/>
                  <w:iCs/>
                  <w:noProof/>
                  <w:sz w:val="22"/>
                  <w:szCs w:val="22"/>
                </w:rPr>
                <w:t>Path Tracing: What Is It and How Does It Work?</w:t>
              </w:r>
              <w:r w:rsidRPr="00E8785D">
                <w:rPr>
                  <w:noProof/>
                  <w:sz w:val="22"/>
                  <w:szCs w:val="22"/>
                </w:rPr>
                <w:t xml:space="preserve"> Retrieved from Bluebird International: https://bluebirdinternational.com/path-tracing/</w:t>
              </w:r>
            </w:p>
            <w:p w14:paraId="1645F2E9"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Johansson, J. (2021, January 27). </w:t>
              </w:r>
              <w:r w:rsidRPr="00E8785D">
                <w:rPr>
                  <w:i/>
                  <w:iCs/>
                  <w:noProof/>
                  <w:sz w:val="22"/>
                  <w:szCs w:val="22"/>
                </w:rPr>
                <w:t>Performance and Ease of Use in 3D on the Web: Comparing Babylon. js with Three. js</w:t>
              </w:r>
              <w:r w:rsidRPr="00E8785D">
                <w:rPr>
                  <w:noProof/>
                  <w:sz w:val="22"/>
                  <w:szCs w:val="22"/>
                </w:rPr>
                <w:t>. Retrieved from DiVA: https://www.diva-portal.org/smash/get/diva2:1523176/FULLTEXT01.pdf</w:t>
              </w:r>
            </w:p>
            <w:p w14:paraId="148497D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lastRenderedPageBreak/>
                <w:t xml:space="preserve">Karan Katoch, V. T. (2023, November 11). </w:t>
              </w:r>
              <w:r w:rsidRPr="00E8785D">
                <w:rPr>
                  <w:i/>
                  <w:iCs/>
                  <w:noProof/>
                  <w:sz w:val="22"/>
                  <w:szCs w:val="22"/>
                </w:rPr>
                <w:t>3-D GRAPHIC ENGINE</w:t>
              </w:r>
              <w:r w:rsidRPr="00E8785D">
                <w:rPr>
                  <w:noProof/>
                  <w:sz w:val="22"/>
                  <w:szCs w:val="22"/>
                </w:rPr>
                <w:t>. Retrieved from IJNRD.org: https://www.ijnrd.org/papers/IJNRD2311308.pdf</w:t>
              </w:r>
            </w:p>
            <w:p w14:paraId="3DC283C7"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Kholod, S.-V. (2021). </w:t>
              </w:r>
              <w:r w:rsidRPr="00E8785D">
                <w:rPr>
                  <w:i/>
                  <w:iCs/>
                  <w:noProof/>
                  <w:sz w:val="22"/>
                  <w:szCs w:val="22"/>
                </w:rPr>
                <w:t>Performance comparison for different types of databases</w:t>
              </w:r>
              <w:r w:rsidRPr="00E8785D">
                <w:rPr>
                  <w:noProof/>
                  <w:sz w:val="22"/>
                  <w:szCs w:val="22"/>
                </w:rPr>
                <w:t>. Retrieved from https://er.ucu.edu.ua/server/api/core/bitstreams/02431411-a59a-4e74-a4f1-6f9eddc0cb61/content</w:t>
              </w:r>
            </w:p>
            <w:p w14:paraId="6A462D4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Laravel. (2025). </w:t>
              </w:r>
              <w:r w:rsidRPr="00E8785D">
                <w:rPr>
                  <w:i/>
                  <w:iCs/>
                  <w:noProof/>
                  <w:sz w:val="22"/>
                  <w:szCs w:val="22"/>
                </w:rPr>
                <w:t>Laravel - The PHP Framework For Web Artisans</w:t>
              </w:r>
              <w:r w:rsidRPr="00E8785D">
                <w:rPr>
                  <w:noProof/>
                  <w:sz w:val="22"/>
                  <w:szCs w:val="22"/>
                </w:rPr>
                <w:t>. Retrieved from Laravel: https://laravel.com/</w:t>
              </w:r>
            </w:p>
            <w:p w14:paraId="2142E6CA"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Lin, Y. (2024). </w:t>
              </w:r>
              <w:r w:rsidRPr="00E8785D">
                <w:rPr>
                  <w:i/>
                  <w:iCs/>
                  <w:noProof/>
                  <w:sz w:val="22"/>
                  <w:szCs w:val="22"/>
                </w:rPr>
                <w:t>The Review of Modeling and Rendering 3D Environment: A Survey</w:t>
              </w:r>
              <w:r w:rsidRPr="00E8785D">
                <w:rPr>
                  <w:noProof/>
                  <w:sz w:val="22"/>
                  <w:szCs w:val="22"/>
                </w:rPr>
                <w:t>. Retrieved from https://pdfs.semanticscholar.org/5fe3/7ad0c9fdfa90a4ffdbfc941c47e90c89cec4.pdf</w:t>
              </w:r>
            </w:p>
            <w:p w14:paraId="1E9C947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Majumder, A. S. (2025, January 23). </w:t>
              </w:r>
              <w:r w:rsidRPr="00E8785D">
                <w:rPr>
                  <w:i/>
                  <w:iCs/>
                  <w:noProof/>
                  <w:sz w:val="22"/>
                  <w:szCs w:val="22"/>
                </w:rPr>
                <w:t>The Influence of UX Design on User Retention and Conversion Rates in Mobile Apps</w:t>
              </w:r>
              <w:r w:rsidRPr="00E8785D">
                <w:rPr>
                  <w:noProof/>
                  <w:sz w:val="22"/>
                  <w:szCs w:val="22"/>
                </w:rPr>
                <w:t>. Retrieved from arxiv.org: https://arxiv.org/pdf/2501.13407</w:t>
              </w:r>
            </w:p>
            <w:p w14:paraId="77F9A00E"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MAPSystems. (2025). </w:t>
              </w:r>
              <w:r w:rsidRPr="00E8785D">
                <w:rPr>
                  <w:i/>
                  <w:iCs/>
                  <w:noProof/>
                  <w:sz w:val="22"/>
                  <w:szCs w:val="22"/>
                </w:rPr>
                <w:t>Understanding 3D Digital Sculpting: A Complete Guide</w:t>
              </w:r>
              <w:r w:rsidRPr="00E8785D">
                <w:rPr>
                  <w:noProof/>
                  <w:sz w:val="22"/>
                  <w:szCs w:val="22"/>
                </w:rPr>
                <w:t>. Retrieved from MAPSystems: https://mapsystemsindia.com/resources/what-is-3d-digital-sculpting.html</w:t>
              </w:r>
            </w:p>
            <w:p w14:paraId="3E7E23B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MariaDB foundation. (2025). </w:t>
              </w:r>
              <w:r w:rsidRPr="00E8785D">
                <w:rPr>
                  <w:i/>
                  <w:iCs/>
                  <w:noProof/>
                  <w:sz w:val="22"/>
                  <w:szCs w:val="22"/>
                </w:rPr>
                <w:t>About MariaDB</w:t>
              </w:r>
              <w:r w:rsidRPr="00E8785D">
                <w:rPr>
                  <w:noProof/>
                  <w:sz w:val="22"/>
                  <w:szCs w:val="22"/>
                </w:rPr>
                <w:t>. Retrieved from MariaDB.org: https://mariadb.org/about/</w:t>
              </w:r>
            </w:p>
            <w:p w14:paraId="082CC2E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Marin Kaluža, M. K. (2019). </w:t>
              </w:r>
              <w:r w:rsidRPr="00E8785D">
                <w:rPr>
                  <w:i/>
                  <w:iCs/>
                  <w:noProof/>
                  <w:sz w:val="22"/>
                  <w:szCs w:val="22"/>
                </w:rPr>
                <w:t>A comparison of back-end frameworks for web application development</w:t>
              </w:r>
              <w:r w:rsidRPr="00E8785D">
                <w:rPr>
                  <w:noProof/>
                  <w:sz w:val="22"/>
                  <w:szCs w:val="22"/>
                </w:rPr>
                <w:t>. Retrieved from https://hrcak.srce.hr/en/file/321176</w:t>
              </w:r>
            </w:p>
            <w:p w14:paraId="383CE95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Microsoft. (2025). </w:t>
              </w:r>
              <w:r w:rsidRPr="00E8785D">
                <w:rPr>
                  <w:i/>
                  <w:iCs/>
                  <w:noProof/>
                  <w:sz w:val="22"/>
                  <w:szCs w:val="22"/>
                </w:rPr>
                <w:t>Unity Real-Time Development Platform | .NET</w:t>
              </w:r>
              <w:r w:rsidRPr="00E8785D">
                <w:rPr>
                  <w:noProof/>
                  <w:sz w:val="22"/>
                  <w:szCs w:val="22"/>
                </w:rPr>
                <w:t>. Retrieved from Microsoft: https://dotnet.microsoft.com/en-us/apps/games/unity</w:t>
              </w:r>
            </w:p>
            <w:p w14:paraId="13D0598B"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Mihai, G. (2020, December). </w:t>
              </w:r>
              <w:r w:rsidRPr="00E8785D">
                <w:rPr>
                  <w:i/>
                  <w:iCs/>
                  <w:noProof/>
                  <w:sz w:val="22"/>
                  <w:szCs w:val="22"/>
                </w:rPr>
                <w:t>Comparison between relational and NoSQL databases</w:t>
              </w:r>
              <w:r w:rsidRPr="00E8785D">
                <w:rPr>
                  <w:noProof/>
                  <w:sz w:val="22"/>
                  <w:szCs w:val="22"/>
                </w:rPr>
                <w:t>. Retrieved from https://www.researchgate.net/profile/Gianina-Mihai-rizescu/publication/349427122_Comparison_between_Relational_and_NoSQL_Databases/links/602f6d27a6fdcc37a837a926/Comparison-between-Relational-and-NoSQL-Databases.pdf</w:t>
              </w:r>
            </w:p>
            <w:p w14:paraId="3B07E00B"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Neagu, J. (2024, January 29). </w:t>
              </w:r>
              <w:r w:rsidRPr="00E8785D">
                <w:rPr>
                  <w:i/>
                  <w:iCs/>
                  <w:noProof/>
                  <w:sz w:val="22"/>
                  <w:szCs w:val="22"/>
                </w:rPr>
                <w:t>What is a Multi Page Application (MPA) Exactly?</w:t>
              </w:r>
              <w:r w:rsidRPr="00E8785D">
                <w:rPr>
                  <w:noProof/>
                  <w:sz w:val="22"/>
                  <w:szCs w:val="22"/>
                </w:rPr>
                <w:t xml:space="preserve"> Retrieved from Medium: https://medium.com/@julianneagu/multi-page-application-mpa-a-good-business-fit-36029c7be9f0</w:t>
              </w:r>
            </w:p>
            <w:p w14:paraId="382AE8D4"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Nicola, G. (2024, March 24). </w:t>
              </w:r>
              <w:r w:rsidRPr="00E8785D">
                <w:rPr>
                  <w:i/>
                  <w:iCs/>
                  <w:noProof/>
                  <w:sz w:val="22"/>
                  <w:szCs w:val="22"/>
                </w:rPr>
                <w:t>Types of 3D Modeling: Techniques and Applications</w:t>
              </w:r>
              <w:r w:rsidRPr="00E8785D">
                <w:rPr>
                  <w:noProof/>
                  <w:sz w:val="22"/>
                  <w:szCs w:val="22"/>
                </w:rPr>
                <w:t>. Retrieved from Architectural Visualizations: https://www.tallboxdesign.com/types-of-3d-modeling/</w:t>
              </w:r>
            </w:p>
            <w:p w14:paraId="6132D6E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Nordquist, O., &amp; Karlsson, A. (2018, June 27). </w:t>
              </w:r>
              <w:r w:rsidRPr="00E8785D">
                <w:rPr>
                  <w:i/>
                  <w:iCs/>
                  <w:noProof/>
                  <w:sz w:val="22"/>
                  <w:szCs w:val="22"/>
                </w:rPr>
                <w:t>BabylonJS and Three.js: Comparing performance when it comes to rendering Voronoi height maps in 3D</w:t>
              </w:r>
              <w:r w:rsidRPr="00E8785D">
                <w:rPr>
                  <w:noProof/>
                  <w:sz w:val="22"/>
                  <w:szCs w:val="22"/>
                </w:rPr>
                <w:t>. Retrieved from DiVA: https://www.diva-portal.org/smash/get/diva2:1228221/FULLTEXT01.pdf</w:t>
              </w:r>
            </w:p>
            <w:p w14:paraId="766AECC6"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Novotny, J. (2022, January 07). </w:t>
              </w:r>
              <w:r w:rsidRPr="00E8785D">
                <w:rPr>
                  <w:i/>
                  <w:iCs/>
                  <w:noProof/>
                  <w:sz w:val="22"/>
                  <w:szCs w:val="22"/>
                </w:rPr>
                <w:t>An Introduction to PostgreSQL</w:t>
              </w:r>
              <w:r w:rsidRPr="00E8785D">
                <w:rPr>
                  <w:noProof/>
                  <w:sz w:val="22"/>
                  <w:szCs w:val="22"/>
                </w:rPr>
                <w:t>. Retrieved from Akami Cloud: https://www.linode.com/docs/guides/an-introduction-to-postgresql/</w:t>
              </w:r>
            </w:p>
            <w:p w14:paraId="7F0A631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Nvidia. (2018, August 14). </w:t>
              </w:r>
              <w:r w:rsidRPr="00E8785D">
                <w:rPr>
                  <w:i/>
                  <w:iCs/>
                  <w:noProof/>
                  <w:sz w:val="22"/>
                  <w:szCs w:val="22"/>
                </w:rPr>
                <w:t>Ray Tracing | NVIDIA Developer</w:t>
              </w:r>
              <w:r w:rsidRPr="00E8785D">
                <w:rPr>
                  <w:noProof/>
                  <w:sz w:val="22"/>
                  <w:szCs w:val="22"/>
                </w:rPr>
                <w:t>. Retrieved from Nvidia: https://developer.nvidia.com/discover/ray-tracing</w:t>
              </w:r>
            </w:p>
            <w:p w14:paraId="4C891AB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Online Wedding Planning Assistant. (2025). </w:t>
              </w:r>
              <w:r w:rsidRPr="00E8785D">
                <w:rPr>
                  <w:i/>
                  <w:iCs/>
                  <w:noProof/>
                  <w:sz w:val="22"/>
                  <w:szCs w:val="22"/>
                </w:rPr>
                <w:t>Free Online Wedding Planner</w:t>
              </w:r>
              <w:r w:rsidRPr="00E8785D">
                <w:rPr>
                  <w:noProof/>
                  <w:sz w:val="22"/>
                  <w:szCs w:val="22"/>
                </w:rPr>
                <w:t>. Retrieved from Online Wedding Planning Assistant: https://planning.wedding/</w:t>
              </w:r>
            </w:p>
            <w:p w14:paraId="42D1B2F8"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lastRenderedPageBreak/>
                <w:t xml:space="preserve">OpenJS Foundation. (2025). </w:t>
              </w:r>
              <w:r w:rsidRPr="00E8785D">
                <w:rPr>
                  <w:i/>
                  <w:iCs/>
                  <w:noProof/>
                  <w:sz w:val="22"/>
                  <w:szCs w:val="22"/>
                </w:rPr>
                <w:t>Express - Node.js web application framework</w:t>
              </w:r>
              <w:r w:rsidRPr="00E8785D">
                <w:rPr>
                  <w:noProof/>
                  <w:sz w:val="22"/>
                  <w:szCs w:val="22"/>
                </w:rPr>
                <w:t>. Retrieved from Expressjs.com: https://expressjs.com/</w:t>
              </w:r>
            </w:p>
            <w:p w14:paraId="01CBB68E"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Oracle. (2019). </w:t>
              </w:r>
              <w:r w:rsidRPr="00E8785D">
                <w:rPr>
                  <w:i/>
                  <w:iCs/>
                  <w:noProof/>
                  <w:sz w:val="22"/>
                  <w:szCs w:val="22"/>
                </w:rPr>
                <w:t xml:space="preserve">MySQL :: MySQL 8.0 Reference Manual :: 1.3.1 What is MySQL? </w:t>
              </w:r>
              <w:r w:rsidRPr="00E8785D">
                <w:rPr>
                  <w:noProof/>
                  <w:sz w:val="22"/>
                  <w:szCs w:val="22"/>
                </w:rPr>
                <w:t>. Retrieved from Mysql.com: https://dev.mysql.com/doc/refman/8.0/en/what-is-mysql.html</w:t>
              </w:r>
            </w:p>
            <w:p w14:paraId="7F270C9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PostgreSQL. (2025). </w:t>
              </w:r>
              <w:r w:rsidRPr="00E8785D">
                <w:rPr>
                  <w:i/>
                  <w:iCs/>
                  <w:noProof/>
                  <w:sz w:val="22"/>
                  <w:szCs w:val="22"/>
                </w:rPr>
                <w:t>PostgreSQL: About</w:t>
              </w:r>
              <w:r w:rsidRPr="00E8785D">
                <w:rPr>
                  <w:noProof/>
                  <w:sz w:val="22"/>
                  <w:szCs w:val="22"/>
                </w:rPr>
                <w:t>. Retrieved from PostgreSQL: https://www.postgresql.org/about/</w:t>
              </w:r>
            </w:p>
            <w:p w14:paraId="181C21F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React. (n.d.). </w:t>
              </w:r>
              <w:r w:rsidRPr="00E8785D">
                <w:rPr>
                  <w:i/>
                  <w:iCs/>
                  <w:noProof/>
                  <w:sz w:val="22"/>
                  <w:szCs w:val="22"/>
                </w:rPr>
                <w:t>Describing the UI</w:t>
              </w:r>
              <w:r w:rsidRPr="00E8785D">
                <w:rPr>
                  <w:noProof/>
                  <w:sz w:val="22"/>
                  <w:szCs w:val="22"/>
                </w:rPr>
                <w:t>. Retrieved from React: https://react.dev/learn/describing-the-ui</w:t>
              </w:r>
            </w:p>
            <w:p w14:paraId="0A4F77AB"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React Master. (2023, October 30). </w:t>
              </w:r>
              <w:r w:rsidRPr="00E8785D">
                <w:rPr>
                  <w:i/>
                  <w:iCs/>
                  <w:noProof/>
                  <w:sz w:val="22"/>
                  <w:szCs w:val="22"/>
                </w:rPr>
                <w:t>Advantages and Disadvantages of React JS</w:t>
              </w:r>
              <w:r w:rsidRPr="00E8785D">
                <w:rPr>
                  <w:noProof/>
                  <w:sz w:val="22"/>
                  <w:szCs w:val="22"/>
                </w:rPr>
                <w:t>. Retrieved from Medium: https://medium.com/@reactmasters.in/advantages-and-disadvantages-of-react-js-e6c80b25763b</w:t>
              </w:r>
            </w:p>
            <w:p w14:paraId="25AE8F6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React. (n.d.). </w:t>
              </w:r>
              <w:r w:rsidRPr="00E8785D">
                <w:rPr>
                  <w:i/>
                  <w:iCs/>
                  <w:noProof/>
                  <w:sz w:val="22"/>
                  <w:szCs w:val="22"/>
                </w:rPr>
                <w:t>React</w:t>
              </w:r>
              <w:r w:rsidRPr="00E8785D">
                <w:rPr>
                  <w:noProof/>
                  <w:sz w:val="22"/>
                  <w:szCs w:val="22"/>
                </w:rPr>
                <w:t>. Retrieved from React: https://react.dev/</w:t>
              </w:r>
            </w:p>
            <w:p w14:paraId="34C0F3D5"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React Three Fiber. (n.d.). </w:t>
              </w:r>
              <w:r w:rsidRPr="00E8785D">
                <w:rPr>
                  <w:i/>
                  <w:iCs/>
                  <w:noProof/>
                  <w:sz w:val="22"/>
                  <w:szCs w:val="22"/>
                </w:rPr>
                <w:t>Introduction - React Three Fiber</w:t>
              </w:r>
              <w:r w:rsidRPr="00E8785D">
                <w:rPr>
                  <w:noProof/>
                  <w:sz w:val="22"/>
                  <w:szCs w:val="22"/>
                </w:rPr>
                <w:t>. Retrieved from React Three Fiber: https://r3f.docs.pmnd.rs/getting-started/introduction</w:t>
              </w:r>
            </w:p>
            <w:p w14:paraId="695704C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Rouse, M. (2024, February 16). </w:t>
              </w:r>
              <w:r w:rsidRPr="00E8785D">
                <w:rPr>
                  <w:i/>
                  <w:iCs/>
                  <w:noProof/>
                  <w:sz w:val="22"/>
                  <w:szCs w:val="22"/>
                </w:rPr>
                <w:t>What is MariaDB? Definition, Importance, and Use Cases</w:t>
              </w:r>
              <w:r w:rsidRPr="00E8785D">
                <w:rPr>
                  <w:noProof/>
                  <w:sz w:val="22"/>
                  <w:szCs w:val="22"/>
                </w:rPr>
                <w:t>. Retrieved from Techopedia: https://www.techopedia.com/definition/mariadb</w:t>
              </w:r>
            </w:p>
            <w:p w14:paraId="4A5FFED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Sanity. (2024, August 23). </w:t>
              </w:r>
              <w:r w:rsidRPr="00E8785D">
                <w:rPr>
                  <w:i/>
                  <w:iCs/>
                  <w:noProof/>
                  <w:sz w:val="22"/>
                  <w:szCs w:val="22"/>
                </w:rPr>
                <w:t>What is Vue.js? Overview of the Versatile JavaScript Framework</w:t>
              </w:r>
              <w:r w:rsidRPr="00E8785D">
                <w:rPr>
                  <w:noProof/>
                  <w:sz w:val="22"/>
                  <w:szCs w:val="22"/>
                </w:rPr>
                <w:t>. Retrieved from Sanity: https://www.sanity.io/glossary/vue-js</w:t>
              </w:r>
            </w:p>
            <w:p w14:paraId="5FBF89AA"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Singh, T. (2024, January 20). </w:t>
              </w:r>
              <w:r w:rsidRPr="00E8785D">
                <w:rPr>
                  <w:i/>
                  <w:iCs/>
                  <w:noProof/>
                  <w:sz w:val="22"/>
                  <w:szCs w:val="22"/>
                </w:rPr>
                <w:t>Why Path Tracing Is Better Than Ray Tracing for Gaming Visuals</w:t>
              </w:r>
              <w:r w:rsidRPr="00E8785D">
                <w:rPr>
                  <w:noProof/>
                  <w:sz w:val="22"/>
                  <w:szCs w:val="22"/>
                </w:rPr>
                <w:t>. Retrieved from maketecheasier: https://www.maketecheasier.com/path-tracing-vs-ray-tracing/</w:t>
              </w:r>
            </w:p>
            <w:p w14:paraId="5211349F"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Takikawa, T., Litalien, J., Yin, K., Kreis, K., Loop, C., &amp; Nowrouzezahrai, D. (2021). Neural Geometric Level of Detail: Real-time Rendering with Implicit 3D Shapes. </w:t>
              </w:r>
              <w:r w:rsidRPr="00E8785D">
                <w:rPr>
                  <w:i/>
                  <w:iCs/>
                  <w:noProof/>
                  <w:sz w:val="22"/>
                  <w:szCs w:val="22"/>
                </w:rPr>
                <w:t>2021 IEEE/CVF Conference on Computer Vision and Pattern Recognition (CVPR)</w:t>
              </w:r>
              <w:r w:rsidRPr="00E8785D">
                <w:rPr>
                  <w:noProof/>
                  <w:sz w:val="22"/>
                  <w:szCs w:val="22"/>
                </w:rPr>
                <w:t xml:space="preserve"> (pp. 11353-11362). Nashville, TN, USA: IEEE.</w:t>
              </w:r>
            </w:p>
            <w:p w14:paraId="791C86E2"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Team, C. (2025, March 17). </w:t>
              </w:r>
              <w:r w:rsidRPr="00E8785D">
                <w:rPr>
                  <w:i/>
                  <w:iCs/>
                  <w:noProof/>
                  <w:sz w:val="22"/>
                  <w:szCs w:val="22"/>
                </w:rPr>
                <w:t>What Is Back End?</w:t>
              </w:r>
              <w:r w:rsidRPr="00E8785D">
                <w:rPr>
                  <w:noProof/>
                  <w:sz w:val="22"/>
                  <w:szCs w:val="22"/>
                </w:rPr>
                <w:t xml:space="preserve"> Retrieved from Codecademy: https://www.codecademy.com/resources/blog/what-is-back-end/</w:t>
              </w:r>
            </w:p>
            <w:p w14:paraId="566F851C"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Three.js. (2019). </w:t>
              </w:r>
              <w:r w:rsidRPr="00E8785D">
                <w:rPr>
                  <w:i/>
                  <w:iCs/>
                  <w:noProof/>
                  <w:sz w:val="22"/>
                  <w:szCs w:val="22"/>
                </w:rPr>
                <w:t>Three.js - Javascript 3D Library</w:t>
              </w:r>
              <w:r w:rsidRPr="00E8785D">
                <w:rPr>
                  <w:noProof/>
                  <w:sz w:val="22"/>
                  <w:szCs w:val="22"/>
                </w:rPr>
                <w:t>. Retrieved from Threejs.org: https://threejs.org/</w:t>
              </w:r>
            </w:p>
            <w:p w14:paraId="0F526A8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Tiigimägi, S. (2022, February 04). </w:t>
              </w:r>
              <w:r w:rsidRPr="00E8785D">
                <w:rPr>
                  <w:i/>
                  <w:iCs/>
                  <w:noProof/>
                  <w:sz w:val="22"/>
                  <w:szCs w:val="22"/>
                </w:rPr>
                <w:t>What is LOD? [Level of Detail in 3D Modeling]</w:t>
              </w:r>
              <w:r w:rsidRPr="00E8785D">
                <w:rPr>
                  <w:noProof/>
                  <w:sz w:val="22"/>
                  <w:szCs w:val="22"/>
                </w:rPr>
                <w:t>. Retrieved from 3D Studio: https://3dstudio.co/3d-lod-level-of-detail/</w:t>
              </w:r>
            </w:p>
            <w:p w14:paraId="67CC767B"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TroisJS. (n.d.). </w:t>
              </w:r>
              <w:r w:rsidRPr="00E8785D">
                <w:rPr>
                  <w:i/>
                  <w:iCs/>
                  <w:noProof/>
                  <w:sz w:val="22"/>
                  <w:szCs w:val="22"/>
                </w:rPr>
                <w:t>ThreeJS + VueJS 3 + ViteJS</w:t>
              </w:r>
              <w:r w:rsidRPr="00E8785D">
                <w:rPr>
                  <w:noProof/>
                  <w:sz w:val="22"/>
                  <w:szCs w:val="22"/>
                </w:rPr>
                <w:t>. Retrieved from TroisJS: https://troisjs.github.io/guide/</w:t>
              </w:r>
            </w:p>
            <w:p w14:paraId="29EA3F8D"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Unity Technologies. (2025, July 03). </w:t>
              </w:r>
              <w:r w:rsidRPr="00E8785D">
                <w:rPr>
                  <w:i/>
                  <w:iCs/>
                  <w:noProof/>
                  <w:sz w:val="22"/>
                  <w:szCs w:val="22"/>
                </w:rPr>
                <w:t>Unity - Manual: Web</w:t>
              </w:r>
              <w:r w:rsidRPr="00E8785D">
                <w:rPr>
                  <w:noProof/>
                  <w:sz w:val="22"/>
                  <w:szCs w:val="22"/>
                </w:rPr>
                <w:t>. Retrieved from Unity Technologies: https://docs.unity3d.com/Manual/webgl.html</w:t>
              </w:r>
            </w:p>
            <w:p w14:paraId="1A94C929"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Unity Technologies. (2025, July 04). </w:t>
              </w:r>
              <w:r w:rsidRPr="00E8785D">
                <w:rPr>
                  <w:i/>
                  <w:iCs/>
                  <w:noProof/>
                  <w:sz w:val="22"/>
                  <w:szCs w:val="22"/>
                </w:rPr>
                <w:t>Unity - Manual: WebGL browser compatibility</w:t>
              </w:r>
              <w:r w:rsidRPr="00E8785D">
                <w:rPr>
                  <w:noProof/>
                  <w:sz w:val="22"/>
                  <w:szCs w:val="22"/>
                </w:rPr>
                <w:t>. Retrieved from Unity Technologies: https://docs.unity3d.com/Manual/webgl-browsercompatibility.html</w:t>
              </w:r>
            </w:p>
            <w:p w14:paraId="58F5E191"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Unity Technologies. (2025). </w:t>
              </w:r>
              <w:r w:rsidRPr="00E8785D">
                <w:rPr>
                  <w:i/>
                  <w:iCs/>
                  <w:noProof/>
                  <w:sz w:val="22"/>
                  <w:szCs w:val="22"/>
                </w:rPr>
                <w:t>Unity Real-Time Development Platform | 3D, 2D, VR &amp; AR Engine</w:t>
              </w:r>
              <w:r w:rsidRPr="00E8785D">
                <w:rPr>
                  <w:noProof/>
                  <w:sz w:val="22"/>
                  <w:szCs w:val="22"/>
                </w:rPr>
                <w:t>. Retrieved from Unity: https://unity.com/</w:t>
              </w:r>
            </w:p>
            <w:p w14:paraId="6BDB4FF0"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lastRenderedPageBreak/>
                <w:t xml:space="preserve">Vu, V. (2024, December 31). </w:t>
              </w:r>
              <w:r w:rsidRPr="00E8785D">
                <w:rPr>
                  <w:i/>
                  <w:iCs/>
                  <w:noProof/>
                  <w:sz w:val="22"/>
                  <w:szCs w:val="22"/>
                </w:rPr>
                <w:t>Rasterization vs Ray Tracing vs Path Tracing: What is the difference?</w:t>
              </w:r>
              <w:r w:rsidRPr="00E8785D">
                <w:rPr>
                  <w:noProof/>
                  <w:sz w:val="22"/>
                  <w:szCs w:val="22"/>
                </w:rPr>
                <w:t xml:space="preserve"> Retrieved from IRender Cloud Rendering Service: https://irendering.net/rasterization-vs-ray-tracing-vs-path-tracing-what-is-the-difference/</w:t>
              </w:r>
            </w:p>
            <w:p w14:paraId="5796A957"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Vue. (2025). </w:t>
              </w:r>
              <w:r w:rsidRPr="00E8785D">
                <w:rPr>
                  <w:i/>
                  <w:iCs/>
                  <w:noProof/>
                  <w:sz w:val="22"/>
                  <w:szCs w:val="22"/>
                </w:rPr>
                <w:t>Introduction | Vue.js</w:t>
              </w:r>
              <w:r w:rsidRPr="00E8785D">
                <w:rPr>
                  <w:noProof/>
                  <w:sz w:val="22"/>
                  <w:szCs w:val="22"/>
                </w:rPr>
                <w:t>. Retrieved from Vue.js: https://vuejs.org/guide/introduction.html</w:t>
              </w:r>
            </w:p>
            <w:p w14:paraId="49EB51E3"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Vue. (2025). </w:t>
              </w:r>
              <w:r w:rsidRPr="00E8785D">
                <w:rPr>
                  <w:i/>
                  <w:iCs/>
                  <w:noProof/>
                  <w:sz w:val="22"/>
                  <w:szCs w:val="22"/>
                </w:rPr>
                <w:t>Vue.js - The Progressive JavaScript Framework</w:t>
              </w:r>
              <w:r w:rsidRPr="00E8785D">
                <w:rPr>
                  <w:noProof/>
                  <w:sz w:val="22"/>
                  <w:szCs w:val="22"/>
                </w:rPr>
                <w:t>. Retrieved from Vue.js: https://vuejs.org/</w:t>
              </w:r>
            </w:p>
            <w:p w14:paraId="63B13ECA" w14:textId="77777777" w:rsidR="00AE36C7" w:rsidRPr="00E8785D" w:rsidRDefault="00AE36C7" w:rsidP="00E8785D">
              <w:pPr>
                <w:pStyle w:val="Bibliography"/>
                <w:spacing w:line="360" w:lineRule="auto"/>
                <w:ind w:left="720" w:hanging="720"/>
                <w:rPr>
                  <w:noProof/>
                  <w:sz w:val="22"/>
                  <w:szCs w:val="22"/>
                </w:rPr>
              </w:pPr>
              <w:r w:rsidRPr="00E8785D">
                <w:rPr>
                  <w:noProof/>
                  <w:sz w:val="22"/>
                  <w:szCs w:val="22"/>
                </w:rPr>
                <w:t xml:space="preserve">Wayne, M. (2023, October 31). </w:t>
              </w:r>
              <w:r w:rsidRPr="00E8785D">
                <w:rPr>
                  <w:i/>
                  <w:iCs/>
                  <w:noProof/>
                  <w:sz w:val="22"/>
                  <w:szCs w:val="22"/>
                </w:rPr>
                <w:t>Procedural Modeling: A Powerful 3D Technique</w:t>
              </w:r>
              <w:r w:rsidRPr="00E8785D">
                <w:rPr>
                  <w:noProof/>
                  <w:sz w:val="22"/>
                  <w:szCs w:val="22"/>
                </w:rPr>
                <w:t>. Retrieved from Desktop Architect: https://desktoparchitect.com/procedural-modeling-technique-for-creating-3d-content</w:t>
              </w:r>
            </w:p>
            <w:p w14:paraId="21C2B69B" w14:textId="77777777" w:rsidR="00AE36C7" w:rsidRDefault="00AE36C7" w:rsidP="00E8785D">
              <w:pPr>
                <w:pStyle w:val="Bibliography"/>
                <w:spacing w:line="360" w:lineRule="auto"/>
                <w:ind w:left="720" w:hanging="720"/>
                <w:rPr>
                  <w:noProof/>
                </w:rPr>
              </w:pPr>
              <w:r w:rsidRPr="00E8785D">
                <w:rPr>
                  <w:noProof/>
                  <w:sz w:val="22"/>
                  <w:szCs w:val="22"/>
                </w:rPr>
                <w:t xml:space="preserve">WeddingWire. (2025). </w:t>
              </w:r>
              <w:r w:rsidRPr="00E8785D">
                <w:rPr>
                  <w:i/>
                  <w:iCs/>
                  <w:noProof/>
                  <w:sz w:val="22"/>
                  <w:szCs w:val="22"/>
                </w:rPr>
                <w:t>Weddings, Wedding Venues - WeddomgWire</w:t>
              </w:r>
              <w:r w:rsidRPr="00E8785D">
                <w:rPr>
                  <w:noProof/>
                  <w:sz w:val="22"/>
                  <w:szCs w:val="22"/>
                </w:rPr>
                <w:t>. Retrieved from WeddingWire: https://www.weddingwire.com/</w:t>
              </w:r>
            </w:p>
            <w:p w14:paraId="6CB4E026" w14:textId="73990850" w:rsidR="000E7D1B" w:rsidRPr="00AE36C7" w:rsidRDefault="00AE36C7" w:rsidP="00E8785D">
              <w:pPr>
                <w:spacing w:line="360" w:lineRule="auto"/>
                <w:sectPr w:rsidR="000E7D1B" w:rsidRPr="00AE36C7" w:rsidSect="00CC3D82">
                  <w:headerReference w:type="first" r:id="rId18"/>
                  <w:pgSz w:w="11909" w:h="16834" w:code="9"/>
                  <w:pgMar w:top="1440" w:right="1440" w:bottom="1440" w:left="1440" w:header="720" w:footer="720" w:gutter="0"/>
                  <w:cols w:space="720"/>
                  <w:titlePg/>
                </w:sectPr>
              </w:pPr>
              <w:r>
                <w:rPr>
                  <w:b/>
                  <w:bCs/>
                  <w:noProof/>
                </w:rPr>
                <w:fldChar w:fldCharType="end"/>
              </w:r>
            </w:p>
          </w:sdtContent>
        </w:sdt>
      </w:sdtContent>
    </w:sdt>
    <w:p w14:paraId="08698ADC" w14:textId="77777777" w:rsidR="00B76C97" w:rsidRPr="00B76C97" w:rsidRDefault="00B76C97" w:rsidP="00AE36C7">
      <w:pPr>
        <w:pStyle w:val="NormalIndent"/>
        <w:ind w:left="0"/>
      </w:pPr>
    </w:p>
    <w:sectPr w:rsidR="00B76C97" w:rsidRPr="00B76C97" w:rsidSect="00CC3D82">
      <w:headerReference w:type="first" r:id="rId19"/>
      <w:footerReference w:type="first" r:id="rId20"/>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1F19" w14:textId="77777777" w:rsidR="007D4D3F" w:rsidRDefault="007D4D3F">
      <w:r>
        <w:separator/>
      </w:r>
    </w:p>
    <w:p w14:paraId="5756E73C" w14:textId="77777777" w:rsidR="007D4D3F" w:rsidRDefault="007D4D3F"/>
  </w:endnote>
  <w:endnote w:type="continuationSeparator" w:id="0">
    <w:p w14:paraId="4600EAA9" w14:textId="77777777" w:rsidR="007D4D3F" w:rsidRDefault="007D4D3F">
      <w:r>
        <w:continuationSeparator/>
      </w:r>
    </w:p>
    <w:p w14:paraId="2C3735D4" w14:textId="77777777" w:rsidR="007D4D3F" w:rsidRDefault="007D4D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B3AE" w14:textId="77777777" w:rsidR="00CA37AF" w:rsidRDefault="00CA37AF" w:rsidP="00813888">
    <w:pPr>
      <w:pStyle w:val="Footer"/>
      <w:pBdr>
        <w:top w:val="single" w:sz="4" w:space="1" w:color="auto"/>
      </w:pBdr>
      <w:rPr>
        <w:lang w:val="en-US"/>
      </w:rPr>
    </w:pPr>
  </w:p>
  <w:p w14:paraId="2E3924AE" w14:textId="77777777" w:rsidR="00CA37AF" w:rsidRPr="00813888" w:rsidRDefault="00CA37AF">
    <w:pPr>
      <w:pStyle w:val="Footer"/>
      <w:rPr>
        <w:lang w:val="en-US"/>
      </w:rPr>
    </w:pPr>
    <w:r>
      <w:rPr>
        <w:lang w:val="en-US"/>
      </w:rPr>
      <w:t>BACS3413 Project II</w:t>
    </w:r>
    <w:r>
      <w:rPr>
        <w:lang w:val="en-US"/>
      </w:rPr>
      <w:tab/>
    </w:r>
    <w:r w:rsidRPr="007A537E">
      <w:rPr>
        <w:lang w:val="en-US"/>
      </w:rPr>
      <w:fldChar w:fldCharType="begin"/>
    </w:r>
    <w:r w:rsidRPr="000460C7">
      <w:rPr>
        <w:lang w:val="en-US"/>
      </w:rPr>
      <w:instrText xml:space="preserve"> PAGE   \* MERGEFORMAT </w:instrText>
    </w:r>
    <w:r w:rsidRPr="007A537E">
      <w:rPr>
        <w:lang w:val="en-US"/>
      </w:rPr>
      <w:fldChar w:fldCharType="separate"/>
    </w:r>
    <w:r w:rsidR="00C339BD">
      <w:rPr>
        <w:noProof/>
        <w:lang w:val="en-US"/>
      </w:rPr>
      <w:t>ii</w:t>
    </w:r>
    <w:r w:rsidRPr="007A537E">
      <w:rPr>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111966"/>
      <w:docPartObj>
        <w:docPartGallery w:val="Page Numbers (Bottom of Page)"/>
        <w:docPartUnique/>
      </w:docPartObj>
    </w:sdtPr>
    <w:sdtEndPr>
      <w:rPr>
        <w:noProof/>
      </w:rPr>
    </w:sdtEndPr>
    <w:sdtContent>
      <w:p w14:paraId="454E68D4" w14:textId="69295FD0" w:rsidR="00AE36C7" w:rsidRDefault="00AE36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650F52" w14:textId="150A4038" w:rsidR="00CA37AF" w:rsidRPr="00336F95" w:rsidRDefault="00CA37AF">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9790" w14:textId="77777777" w:rsidR="00CA37AF" w:rsidRDefault="00CA37AF" w:rsidP="00813888">
    <w:pPr>
      <w:pStyle w:val="Footer"/>
      <w:pBdr>
        <w:top w:val="single" w:sz="4" w:space="1" w:color="auto"/>
      </w:pBdr>
      <w:rPr>
        <w:lang w:val="en-US"/>
      </w:rPr>
    </w:pPr>
  </w:p>
  <w:p w14:paraId="758C6027" w14:textId="77777777" w:rsidR="00CA37AF" w:rsidRPr="00813888" w:rsidRDefault="00CA37AF">
    <w:pPr>
      <w:pStyle w:val="Footer"/>
      <w:rPr>
        <w:lang w:val="en-US"/>
      </w:rPr>
    </w:pPr>
    <w:r>
      <w:rPr>
        <w:lang w:val="en-US"/>
      </w:rPr>
      <w:t>BACS3413 Project II</w:t>
    </w:r>
    <w:r>
      <w:rPr>
        <w:lang w:val="en-US"/>
      </w:rPr>
      <w:tab/>
    </w:r>
    <w:r w:rsidRPr="007A537E">
      <w:rPr>
        <w:lang w:val="en-US"/>
      </w:rPr>
      <w:fldChar w:fldCharType="begin"/>
    </w:r>
    <w:r w:rsidRPr="007042AC">
      <w:rPr>
        <w:lang w:val="en-US"/>
      </w:rPr>
      <w:instrText xml:space="preserve"> PAGE   \* MERGEFORMAT </w:instrText>
    </w:r>
    <w:r w:rsidRPr="007A537E">
      <w:rPr>
        <w:lang w:val="en-US"/>
      </w:rPr>
      <w:fldChar w:fldCharType="separate"/>
    </w:r>
    <w:r>
      <w:rPr>
        <w:noProof/>
        <w:lang w:val="en-US"/>
      </w:rPr>
      <w:t>20</w:t>
    </w:r>
    <w:r w:rsidRPr="007A537E">
      <w:rP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F385" w14:textId="77777777" w:rsidR="00CA37AF" w:rsidRPr="00BA1A66"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24AF" w14:textId="77777777" w:rsidR="007D4D3F" w:rsidRDefault="007D4D3F">
      <w:r>
        <w:separator/>
      </w:r>
    </w:p>
    <w:p w14:paraId="695D1AC0" w14:textId="77777777" w:rsidR="007D4D3F" w:rsidRDefault="007D4D3F"/>
  </w:footnote>
  <w:footnote w:type="continuationSeparator" w:id="0">
    <w:p w14:paraId="03ABD995" w14:textId="77777777" w:rsidR="007D4D3F" w:rsidRDefault="007D4D3F">
      <w:r>
        <w:continuationSeparator/>
      </w:r>
    </w:p>
    <w:p w14:paraId="72C6DE66" w14:textId="77777777" w:rsidR="007D4D3F" w:rsidRDefault="007D4D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86B4" w14:textId="77777777" w:rsidR="00CA37AF" w:rsidRPr="008D219C" w:rsidRDefault="00142E89" w:rsidP="008D219C">
    <w:pPr>
      <w:pStyle w:val="Header"/>
      <w:pBdr>
        <w:bottom w:val="single" w:sz="4" w:space="1" w:color="auto"/>
      </w:pBdr>
      <w:tabs>
        <w:tab w:val="clear" w:pos="4320"/>
        <w:tab w:val="clear" w:pos="8640"/>
        <w:tab w:val="left" w:pos="0"/>
        <w:tab w:val="right" w:pos="9000"/>
      </w:tabs>
      <w:rPr>
        <w:sz w:val="22"/>
        <w:szCs w:val="22"/>
        <w:lang w:val="en-US" w:eastAsia="zh-CN"/>
      </w:rPr>
    </w:pPr>
    <w:r>
      <w:rPr>
        <w:sz w:val="22"/>
        <w:szCs w:val="22"/>
        <w:lang w:val="en-US"/>
      </w:rPr>
      <w:t>Weddding (</w:t>
    </w:r>
    <w:r w:rsidR="00782DD3" w:rsidRPr="00E302A8">
      <w:t xml:space="preserve">3D Wedding Venue Planning </w:t>
    </w:r>
    <w:r w:rsidR="00782DD3">
      <w:t xml:space="preserve">&amp; Management </w:t>
    </w:r>
    <w:r w:rsidR="00782DD3" w:rsidRPr="00E302A8">
      <w:t>System</w:t>
    </w:r>
    <w:r>
      <w:rPr>
        <w:sz w:val="22"/>
        <w:szCs w:val="22"/>
        <w:lang w:val="en-US"/>
      </w:rPr>
      <w:t>)</w:t>
    </w:r>
    <w:r w:rsidR="00CA37AF">
      <w:rPr>
        <w:sz w:val="22"/>
        <w:szCs w:val="22"/>
        <w:lang w:val="en-US"/>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F3720" w14:textId="77777777" w:rsidR="00CA37AF" w:rsidRPr="00C11A47" w:rsidRDefault="00142E89" w:rsidP="00C11A47">
    <w:pPr>
      <w:pStyle w:val="Header"/>
      <w:pBdr>
        <w:bottom w:val="single" w:sz="4" w:space="1" w:color="auto"/>
      </w:pBdr>
      <w:tabs>
        <w:tab w:val="clear" w:pos="4320"/>
        <w:tab w:val="clear" w:pos="8640"/>
        <w:tab w:val="left" w:pos="0"/>
        <w:tab w:val="right" w:pos="9000"/>
      </w:tabs>
      <w:rPr>
        <w:sz w:val="22"/>
        <w:szCs w:val="22"/>
        <w:lang w:val="en-US" w:eastAsia="zh-CN"/>
      </w:rPr>
    </w:pPr>
    <w:r>
      <w:rPr>
        <w:sz w:val="22"/>
        <w:szCs w:val="22"/>
        <w:lang w:val="en-US"/>
      </w:rPr>
      <w:t>Weddding (</w:t>
    </w:r>
    <w:r w:rsidR="00782DD3" w:rsidRPr="00E302A8">
      <w:t xml:space="preserve">3D Wedding Venue Planning </w:t>
    </w:r>
    <w:r w:rsidR="00782DD3">
      <w:t xml:space="preserve">&amp; Management </w:t>
    </w:r>
    <w:r w:rsidR="00782DD3" w:rsidRPr="00E302A8">
      <w:t>System</w:t>
    </w:r>
    <w:r>
      <w:rPr>
        <w:sz w:val="22"/>
        <w:szCs w:val="22"/>
        <w:lang w:val="en-US"/>
      </w:rPr>
      <w:t>)</w:t>
    </w:r>
    <w:r w:rsidR="00CA37AF">
      <w:rPr>
        <w:sz w:val="22"/>
        <w:szCs w:val="22"/>
        <w:lang w:val="en-US"/>
      </w:rPr>
      <w:tab/>
      <w:t>Table of Content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9892" w14:textId="77777777" w:rsidR="00CA37AF" w:rsidRPr="008D219C" w:rsidRDefault="00CA37AF" w:rsidP="008D219C">
    <w:pPr>
      <w:pStyle w:val="Header"/>
      <w:pBdr>
        <w:bottom w:val="single" w:sz="4" w:space="1" w:color="auto"/>
      </w:pBdr>
      <w:tabs>
        <w:tab w:val="clear" w:pos="4320"/>
        <w:tab w:val="clear" w:pos="8640"/>
        <w:tab w:val="left" w:pos="0"/>
        <w:tab w:val="right" w:pos="9000"/>
      </w:tabs>
      <w:rPr>
        <w:sz w:val="22"/>
        <w:szCs w:val="22"/>
        <w:lang w:val="en-US" w:eastAsia="zh-CN"/>
      </w:rPr>
    </w:pPr>
    <w:r>
      <w:rPr>
        <w:sz w:val="22"/>
        <w:szCs w:val="22"/>
        <w:lang w:val="en-US"/>
      </w:rPr>
      <w:t>Project Title</w:t>
    </w:r>
    <w:r>
      <w:rPr>
        <w:sz w:val="22"/>
        <w:szCs w:val="22"/>
        <w:lang w:val="en-US"/>
      </w:rPr>
      <w:tab/>
      <w:t>Table of Content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C401" w14:textId="5A4DC016" w:rsidR="00CA37AF" w:rsidRDefault="00142E89" w:rsidP="00813888">
    <w:pPr>
      <w:pStyle w:val="Header"/>
      <w:pBdr>
        <w:bottom w:val="single" w:sz="4" w:space="1" w:color="auto"/>
      </w:pBdr>
      <w:tabs>
        <w:tab w:val="clear" w:pos="4320"/>
        <w:tab w:val="clear" w:pos="8640"/>
        <w:tab w:val="left" w:pos="0"/>
        <w:tab w:val="right" w:pos="9000"/>
      </w:tabs>
    </w:pPr>
    <w:r>
      <w:rPr>
        <w:sz w:val="22"/>
        <w:szCs w:val="22"/>
        <w:lang w:val="en-US"/>
      </w:rPr>
      <w:t>Weddding (</w:t>
    </w:r>
    <w:r w:rsidR="00782DD3" w:rsidRPr="00E302A8">
      <w:t xml:space="preserve">3D Wedding Venue Planning </w:t>
    </w:r>
    <w:r w:rsidR="00782DD3">
      <w:t xml:space="preserve">&amp; Management </w:t>
    </w:r>
    <w:r w:rsidR="00782DD3" w:rsidRPr="00E302A8">
      <w:t>System</w:t>
    </w:r>
    <w:r>
      <w:rPr>
        <w:sz w:val="22"/>
        <w:szCs w:val="22"/>
        <w:lang w:val="en-US"/>
      </w:rPr>
      <w:t>)</w:t>
    </w:r>
    <w:r w:rsidR="00CA37AF">
      <w:rPr>
        <w:sz w:val="22"/>
        <w:szCs w:val="22"/>
        <w:lang w:val="en-US"/>
      </w:rPr>
      <w:tab/>
      <w:t xml:space="preserve">Chapter </w:t>
    </w:r>
    <w:r w:rsidR="005C4070">
      <w:rPr>
        <w:sz w:val="22"/>
        <w:szCs w:val="22"/>
        <w:lang w:val="en-US"/>
      </w:rP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68B6" w14:textId="77777777" w:rsidR="00CA37AF" w:rsidRPr="008D219C" w:rsidRDefault="00CA37AF" w:rsidP="008D219C">
    <w:pPr>
      <w:pStyle w:val="Header"/>
      <w:pBdr>
        <w:bottom w:val="single" w:sz="4" w:space="1" w:color="auto"/>
      </w:pBdr>
      <w:tabs>
        <w:tab w:val="clear" w:pos="4320"/>
        <w:tab w:val="clear" w:pos="8640"/>
        <w:tab w:val="left" w:pos="0"/>
        <w:tab w:val="right" w:pos="9000"/>
      </w:tabs>
      <w:rPr>
        <w:sz w:val="22"/>
        <w:szCs w:val="22"/>
        <w:lang w:val="en-US" w:eastAsia="zh-CN"/>
      </w:rPr>
    </w:pPr>
    <w:r>
      <w:rPr>
        <w:sz w:val="22"/>
        <w:szCs w:val="22"/>
        <w:lang w:val="en-US"/>
      </w:rPr>
      <w:t>Project Title</w:t>
    </w:r>
    <w:r>
      <w:rPr>
        <w:sz w:val="22"/>
        <w:szCs w:val="22"/>
        <w:lang w:val="en-US"/>
      </w:rPr>
      <w:tab/>
      <w:t>Chapter 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C23D7" w14:textId="77777777" w:rsidR="00CA37AF" w:rsidRPr="008D219C" w:rsidRDefault="00CA37AF" w:rsidP="008D219C">
    <w:pPr>
      <w:pStyle w:val="Header"/>
      <w:pBdr>
        <w:bottom w:val="single" w:sz="4" w:space="1" w:color="auto"/>
      </w:pBdr>
      <w:tabs>
        <w:tab w:val="clear" w:pos="4320"/>
        <w:tab w:val="clear" w:pos="8640"/>
        <w:tab w:val="left" w:pos="0"/>
        <w:tab w:val="right" w:pos="9000"/>
      </w:tabs>
      <w:rPr>
        <w:sz w:val="22"/>
        <w:szCs w:val="22"/>
        <w:lang w:val="en-US" w:eastAsia="zh-CN"/>
      </w:rPr>
    </w:pPr>
    <w:r>
      <w:rPr>
        <w:sz w:val="22"/>
        <w:szCs w:val="22"/>
        <w:lang w:val="en-US"/>
      </w:rPr>
      <w:t>Project Title</w:t>
    </w:r>
    <w:r>
      <w:rPr>
        <w:sz w:val="22"/>
        <w:szCs w:val="22"/>
        <w:lang w:val="en-US"/>
      </w:rPr>
      <w:tab/>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9020B" w14:textId="77777777" w:rsidR="00CA37AF" w:rsidRPr="00BA1A66"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2"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DF23064"/>
    <w:multiLevelType w:val="hybridMultilevel"/>
    <w:tmpl w:val="37FAD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567"/>
    <w:multiLevelType w:val="hybridMultilevel"/>
    <w:tmpl w:val="9594E52E"/>
    <w:lvl w:ilvl="0" w:tplc="0409000F">
      <w:start w:val="1"/>
      <w:numFmt w:val="decimal"/>
      <w:lvlText w:val="%1."/>
      <w:lvlJc w:val="left"/>
      <w:pPr>
        <w:tabs>
          <w:tab w:val="num" w:pos="1800"/>
        </w:tabs>
        <w:ind w:left="1800" w:hanging="360"/>
      </w:pPr>
      <w:rPr>
        <w:rFonts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7" w15:restartNumberingAfterBreak="0">
    <w:nsid w:val="17125259"/>
    <w:multiLevelType w:val="multilevel"/>
    <w:tmpl w:val="BDC6F2CE"/>
    <w:numStyleLink w:val="Chapter1"/>
  </w:abstractNum>
  <w:abstractNum w:abstractNumId="8"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EB53E35"/>
    <w:multiLevelType w:val="hybridMultilevel"/>
    <w:tmpl w:val="6B2E4CF0"/>
    <w:lvl w:ilvl="0" w:tplc="F77E3948">
      <w:start w:val="1"/>
      <w:numFmt w:val="decimal"/>
      <w:lvlText w:val="%1."/>
      <w:lvlJc w:val="left"/>
      <w:pPr>
        <w:ind w:left="715" w:hanging="360"/>
      </w:pPr>
      <w:rPr>
        <w:rFonts w:hint="default"/>
      </w:r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12"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3" w15:restartNumberingAfterBreak="0">
    <w:nsid w:val="26961385"/>
    <w:multiLevelType w:val="hybridMultilevel"/>
    <w:tmpl w:val="14F2F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1D867F4"/>
    <w:multiLevelType w:val="hybridMultilevel"/>
    <w:tmpl w:val="C55280DA"/>
    <w:lvl w:ilvl="0" w:tplc="BD248BB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DAE7F26"/>
    <w:multiLevelType w:val="multilevel"/>
    <w:tmpl w:val="BE80E00E"/>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EE338C1"/>
    <w:multiLevelType w:val="multilevel"/>
    <w:tmpl w:val="BDC6F2CE"/>
    <w:numStyleLink w:val="Chapter3"/>
  </w:abstractNum>
  <w:abstractNum w:abstractNumId="23" w15:restartNumberingAfterBreak="0">
    <w:nsid w:val="410D40DD"/>
    <w:multiLevelType w:val="singleLevel"/>
    <w:tmpl w:val="5D668370"/>
    <w:lvl w:ilvl="0">
      <w:start w:val="1"/>
      <w:numFmt w:val="decimal"/>
      <w:lvlText w:val="5.%1"/>
      <w:lvlJc w:val="left"/>
      <w:pPr>
        <w:tabs>
          <w:tab w:val="num" w:pos="720"/>
        </w:tabs>
        <w:ind w:left="720" w:hanging="720"/>
      </w:pPr>
      <w:rPr>
        <w:rFonts w:hint="default"/>
      </w:rPr>
    </w:lvl>
  </w:abstractNum>
  <w:abstractNum w:abstractNumId="24" w15:restartNumberingAfterBreak="0">
    <w:nsid w:val="43526708"/>
    <w:multiLevelType w:val="multilevel"/>
    <w:tmpl w:val="7E48EF4A"/>
    <w:numStyleLink w:val="Chapter7"/>
  </w:abstractNum>
  <w:abstractNum w:abstractNumId="25"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B153249"/>
    <w:multiLevelType w:val="multilevel"/>
    <w:tmpl w:val="85E64CBA"/>
    <w:numStyleLink w:val="Chapter11"/>
  </w:abstractNum>
  <w:abstractNum w:abstractNumId="29" w15:restartNumberingAfterBreak="0">
    <w:nsid w:val="4B7D30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CE3CA6"/>
    <w:multiLevelType w:val="singleLevel"/>
    <w:tmpl w:val="CF92CF5A"/>
    <w:lvl w:ilvl="0">
      <w:start w:val="1"/>
      <w:numFmt w:val="decimal"/>
      <w:lvlText w:val="6.%1"/>
      <w:lvlJc w:val="left"/>
      <w:pPr>
        <w:tabs>
          <w:tab w:val="num" w:pos="720"/>
        </w:tabs>
        <w:ind w:left="720" w:hanging="720"/>
      </w:pPr>
      <w:rPr>
        <w:rFonts w:hint="default"/>
      </w:rPr>
    </w:lvl>
  </w:abstractNum>
  <w:abstractNum w:abstractNumId="31"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6BF146C"/>
    <w:multiLevelType w:val="hybridMultilevel"/>
    <w:tmpl w:val="99DABA0E"/>
    <w:lvl w:ilvl="0" w:tplc="8BFA90BA">
      <w:start w:val="1"/>
      <w:numFmt w:val="decimal"/>
      <w:lvlText w:val="7.%1"/>
      <w:lvlJc w:val="left"/>
      <w:pPr>
        <w:ind w:left="1440" w:hanging="360"/>
      </w:pPr>
      <w:rPr>
        <w:rFonts w:hint="default"/>
        <w:b/>
        <w:i w:val="0"/>
        <w:caps w:val="0"/>
        <w:strike w:val="0"/>
        <w:dstrike w:val="0"/>
        <w:vanish w:val="0"/>
        <w:sz w:val="2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B5223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FE5086"/>
    <w:multiLevelType w:val="hybridMultilevel"/>
    <w:tmpl w:val="44447B38"/>
    <w:lvl w:ilvl="0" w:tplc="CD1A13C8">
      <w:start w:val="1"/>
      <w:numFmt w:val="decimal"/>
      <w:lvlText w:val="%1."/>
      <w:lvlJc w:val="left"/>
      <w:pPr>
        <w:ind w:left="720" w:hanging="360"/>
      </w:pPr>
      <w:rPr>
        <w:rFonts w:ascii="Times New Roman" w:hAnsi="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01357B2"/>
    <w:multiLevelType w:val="singleLevel"/>
    <w:tmpl w:val="2002632A"/>
    <w:lvl w:ilvl="0">
      <w:start w:val="1"/>
      <w:numFmt w:val="decimal"/>
      <w:lvlText w:val="4.%1"/>
      <w:lvlJc w:val="left"/>
      <w:pPr>
        <w:tabs>
          <w:tab w:val="num" w:pos="720"/>
        </w:tabs>
        <w:ind w:left="720" w:hanging="720"/>
      </w:pPr>
      <w:rPr>
        <w:rFonts w:hint="default"/>
      </w:rPr>
    </w:lvl>
  </w:abstractNum>
  <w:abstractNum w:abstractNumId="37" w15:restartNumberingAfterBreak="0">
    <w:nsid w:val="72A86050"/>
    <w:multiLevelType w:val="multilevel"/>
    <w:tmpl w:val="0B60DA3C"/>
    <w:numStyleLink w:val="Chapter4heading"/>
  </w:abstractNum>
  <w:abstractNum w:abstractNumId="38" w15:restartNumberingAfterBreak="0">
    <w:nsid w:val="74830A3B"/>
    <w:multiLevelType w:val="hybridMultilevel"/>
    <w:tmpl w:val="4244A3B0"/>
    <w:lvl w:ilvl="0" w:tplc="97C04848">
      <w:start w:val="1"/>
      <w:numFmt w:val="bullet"/>
      <w:lvlText w:val=""/>
      <w:lvlJc w:val="left"/>
      <w:pPr>
        <w:tabs>
          <w:tab w:val="num" w:pos="1080"/>
        </w:tabs>
        <w:ind w:left="1008" w:hanging="288"/>
      </w:pPr>
      <w:rPr>
        <w:rFonts w:ascii="Symbol" w:hAnsi="Symbol" w:hint="default"/>
        <w:sz w:val="22"/>
      </w:rPr>
    </w:lvl>
    <w:lvl w:ilvl="1" w:tplc="4B5C62C0" w:tentative="1">
      <w:start w:val="1"/>
      <w:numFmt w:val="bullet"/>
      <w:lvlText w:val="o"/>
      <w:lvlJc w:val="left"/>
      <w:pPr>
        <w:tabs>
          <w:tab w:val="num" w:pos="2160"/>
        </w:tabs>
        <w:ind w:left="2160" w:hanging="360"/>
      </w:pPr>
      <w:rPr>
        <w:rFonts w:ascii="Courier New" w:hAnsi="Courier New" w:hint="default"/>
      </w:rPr>
    </w:lvl>
    <w:lvl w:ilvl="2" w:tplc="B49A293C" w:tentative="1">
      <w:start w:val="1"/>
      <w:numFmt w:val="bullet"/>
      <w:lvlText w:val=""/>
      <w:lvlJc w:val="left"/>
      <w:pPr>
        <w:tabs>
          <w:tab w:val="num" w:pos="2880"/>
        </w:tabs>
        <w:ind w:left="2880" w:hanging="360"/>
      </w:pPr>
      <w:rPr>
        <w:rFonts w:ascii="Wingdings" w:hAnsi="Wingdings" w:hint="default"/>
      </w:rPr>
    </w:lvl>
    <w:lvl w:ilvl="3" w:tplc="44F02E3C" w:tentative="1">
      <w:start w:val="1"/>
      <w:numFmt w:val="bullet"/>
      <w:lvlText w:val=""/>
      <w:lvlJc w:val="left"/>
      <w:pPr>
        <w:tabs>
          <w:tab w:val="num" w:pos="3600"/>
        </w:tabs>
        <w:ind w:left="3600" w:hanging="360"/>
      </w:pPr>
      <w:rPr>
        <w:rFonts w:ascii="Symbol" w:hAnsi="Symbol" w:hint="default"/>
      </w:rPr>
    </w:lvl>
    <w:lvl w:ilvl="4" w:tplc="0C2401E6" w:tentative="1">
      <w:start w:val="1"/>
      <w:numFmt w:val="bullet"/>
      <w:lvlText w:val="o"/>
      <w:lvlJc w:val="left"/>
      <w:pPr>
        <w:tabs>
          <w:tab w:val="num" w:pos="4320"/>
        </w:tabs>
        <w:ind w:left="4320" w:hanging="360"/>
      </w:pPr>
      <w:rPr>
        <w:rFonts w:ascii="Courier New" w:hAnsi="Courier New" w:hint="default"/>
      </w:rPr>
    </w:lvl>
    <w:lvl w:ilvl="5" w:tplc="111E1D9A" w:tentative="1">
      <w:start w:val="1"/>
      <w:numFmt w:val="bullet"/>
      <w:lvlText w:val=""/>
      <w:lvlJc w:val="left"/>
      <w:pPr>
        <w:tabs>
          <w:tab w:val="num" w:pos="5040"/>
        </w:tabs>
        <w:ind w:left="5040" w:hanging="360"/>
      </w:pPr>
      <w:rPr>
        <w:rFonts w:ascii="Wingdings" w:hAnsi="Wingdings" w:hint="default"/>
      </w:rPr>
    </w:lvl>
    <w:lvl w:ilvl="6" w:tplc="EFBA5D3A" w:tentative="1">
      <w:start w:val="1"/>
      <w:numFmt w:val="bullet"/>
      <w:lvlText w:val=""/>
      <w:lvlJc w:val="left"/>
      <w:pPr>
        <w:tabs>
          <w:tab w:val="num" w:pos="5760"/>
        </w:tabs>
        <w:ind w:left="5760" w:hanging="360"/>
      </w:pPr>
      <w:rPr>
        <w:rFonts w:ascii="Symbol" w:hAnsi="Symbol" w:hint="default"/>
      </w:rPr>
    </w:lvl>
    <w:lvl w:ilvl="7" w:tplc="D0BC7456" w:tentative="1">
      <w:start w:val="1"/>
      <w:numFmt w:val="bullet"/>
      <w:lvlText w:val="o"/>
      <w:lvlJc w:val="left"/>
      <w:pPr>
        <w:tabs>
          <w:tab w:val="num" w:pos="6480"/>
        </w:tabs>
        <w:ind w:left="6480" w:hanging="360"/>
      </w:pPr>
      <w:rPr>
        <w:rFonts w:ascii="Courier New" w:hAnsi="Courier New" w:hint="default"/>
      </w:rPr>
    </w:lvl>
    <w:lvl w:ilvl="8" w:tplc="896445E8"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0" w15:restartNumberingAfterBreak="0">
    <w:nsid w:val="7D1271A0"/>
    <w:multiLevelType w:val="hybridMultilevel"/>
    <w:tmpl w:val="D4EA8FAE"/>
    <w:lvl w:ilvl="0" w:tplc="D75C9F42">
      <w:start w:val="1"/>
      <w:numFmt w:val="bullet"/>
      <w:lvlText w:val=""/>
      <w:lvlJc w:val="left"/>
      <w:pPr>
        <w:tabs>
          <w:tab w:val="num" w:pos="1800"/>
        </w:tabs>
        <w:ind w:left="1800" w:hanging="360"/>
      </w:pPr>
      <w:rPr>
        <w:rFonts w:ascii="Symbol" w:hAnsi="Symbol" w:hint="default"/>
        <w:sz w:val="22"/>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933469774">
    <w:abstractNumId w:val="17"/>
  </w:num>
  <w:num w:numId="2" w16cid:durableId="1434395337">
    <w:abstractNumId w:val="38"/>
  </w:num>
  <w:num w:numId="3" w16cid:durableId="187137509">
    <w:abstractNumId w:val="7"/>
  </w:num>
  <w:num w:numId="4" w16cid:durableId="1992980419">
    <w:abstractNumId w:val="26"/>
  </w:num>
  <w:num w:numId="5" w16cid:durableId="1192301605">
    <w:abstractNumId w:val="21"/>
  </w:num>
  <w:num w:numId="6" w16cid:durableId="1529375218">
    <w:abstractNumId w:val="27"/>
  </w:num>
  <w:num w:numId="7" w16cid:durableId="71245866">
    <w:abstractNumId w:val="22"/>
  </w:num>
  <w:num w:numId="8" w16cid:durableId="2073043466">
    <w:abstractNumId w:val="35"/>
  </w:num>
  <w:num w:numId="9" w16cid:durableId="1164202087">
    <w:abstractNumId w:val="16"/>
  </w:num>
  <w:num w:numId="10" w16cid:durableId="1935357503">
    <w:abstractNumId w:val="8"/>
  </w:num>
  <w:num w:numId="11" w16cid:durableId="1046873626">
    <w:abstractNumId w:val="37"/>
  </w:num>
  <w:num w:numId="12" w16cid:durableId="670723699">
    <w:abstractNumId w:val="9"/>
  </w:num>
  <w:num w:numId="13" w16cid:durableId="89981490">
    <w:abstractNumId w:val="18"/>
  </w:num>
  <w:num w:numId="14" w16cid:durableId="1887377274">
    <w:abstractNumId w:val="20"/>
  </w:num>
  <w:num w:numId="15" w16cid:durableId="1439719067">
    <w:abstractNumId w:val="23"/>
  </w:num>
  <w:num w:numId="16" w16cid:durableId="808942965">
    <w:abstractNumId w:val="24"/>
  </w:num>
  <w:num w:numId="17" w16cid:durableId="1458646071">
    <w:abstractNumId w:val="2"/>
  </w:num>
  <w:num w:numId="18" w16cid:durableId="153106912">
    <w:abstractNumId w:val="10"/>
  </w:num>
  <w:num w:numId="19" w16cid:durableId="2078282326">
    <w:abstractNumId w:val="30"/>
  </w:num>
  <w:num w:numId="20" w16cid:durableId="1296832009">
    <w:abstractNumId w:val="31"/>
  </w:num>
  <w:num w:numId="21" w16cid:durableId="1178932958">
    <w:abstractNumId w:val="3"/>
  </w:num>
  <w:num w:numId="22" w16cid:durableId="628827187">
    <w:abstractNumId w:val="1"/>
  </w:num>
  <w:num w:numId="23" w16cid:durableId="714820076">
    <w:abstractNumId w:val="19"/>
  </w:num>
  <w:num w:numId="24" w16cid:durableId="1087534495">
    <w:abstractNumId w:val="14"/>
  </w:num>
  <w:num w:numId="25" w16cid:durableId="1788427681">
    <w:abstractNumId w:val="25"/>
  </w:num>
  <w:num w:numId="26" w16cid:durableId="300235822">
    <w:abstractNumId w:val="36"/>
  </w:num>
  <w:num w:numId="27" w16cid:durableId="814180514">
    <w:abstractNumId w:val="28"/>
  </w:num>
  <w:num w:numId="28" w16cid:durableId="810101444">
    <w:abstractNumId w:val="0"/>
  </w:num>
  <w:num w:numId="29" w16cid:durableId="1809320320">
    <w:abstractNumId w:val="5"/>
  </w:num>
  <w:num w:numId="30" w16cid:durableId="55864768">
    <w:abstractNumId w:val="40"/>
  </w:num>
  <w:num w:numId="31" w16cid:durableId="1268151516">
    <w:abstractNumId w:val="29"/>
  </w:num>
  <w:num w:numId="32" w16cid:durableId="2120492905">
    <w:abstractNumId w:val="33"/>
  </w:num>
  <w:num w:numId="33" w16cid:durableId="347559977">
    <w:abstractNumId w:val="32"/>
  </w:num>
  <w:num w:numId="34" w16cid:durableId="254872698">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51230501">
    <w:abstractNumId w:val="21"/>
  </w:num>
  <w:num w:numId="36" w16cid:durableId="1089039200">
    <w:abstractNumId w:val="21"/>
  </w:num>
  <w:num w:numId="37" w16cid:durableId="138348671">
    <w:abstractNumId w:val="21"/>
  </w:num>
  <w:num w:numId="38" w16cid:durableId="264463561">
    <w:abstractNumId w:val="21"/>
  </w:num>
  <w:num w:numId="39" w16cid:durableId="897086334">
    <w:abstractNumId w:val="13"/>
  </w:num>
  <w:num w:numId="40" w16cid:durableId="457335109">
    <w:abstractNumId w:val="11"/>
  </w:num>
  <w:num w:numId="41" w16cid:durableId="19748705">
    <w:abstractNumId w:val="12"/>
  </w:num>
  <w:num w:numId="42" w16cid:durableId="47387916">
    <w:abstractNumId w:val="6"/>
  </w:num>
  <w:num w:numId="43" w16cid:durableId="1101336860">
    <w:abstractNumId w:val="39"/>
  </w:num>
  <w:num w:numId="44" w16cid:durableId="1745906164">
    <w:abstractNumId w:val="15"/>
  </w:num>
  <w:num w:numId="45" w16cid:durableId="1693611842">
    <w:abstractNumId w:val="34"/>
  </w:num>
  <w:num w:numId="46" w16cid:durableId="2104766053">
    <w:abstractNumId w:val="4"/>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Peng Jin">
    <w15:presenceInfo w15:providerId="Windows Live" w15:userId="f256fde22b5baf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15101"/>
    <w:rsid w:val="00017D0E"/>
    <w:rsid w:val="0002224E"/>
    <w:rsid w:val="000256D4"/>
    <w:rsid w:val="00027785"/>
    <w:rsid w:val="00033084"/>
    <w:rsid w:val="00033FD0"/>
    <w:rsid w:val="00035D77"/>
    <w:rsid w:val="00037ED6"/>
    <w:rsid w:val="00040DD0"/>
    <w:rsid w:val="00042066"/>
    <w:rsid w:val="000460C7"/>
    <w:rsid w:val="00047344"/>
    <w:rsid w:val="00053D52"/>
    <w:rsid w:val="00065AFC"/>
    <w:rsid w:val="0007563B"/>
    <w:rsid w:val="00087CA8"/>
    <w:rsid w:val="00095A55"/>
    <w:rsid w:val="000972FF"/>
    <w:rsid w:val="000B20AF"/>
    <w:rsid w:val="000C03A7"/>
    <w:rsid w:val="000D6664"/>
    <w:rsid w:val="000E7D1B"/>
    <w:rsid w:val="001043CB"/>
    <w:rsid w:val="001070E5"/>
    <w:rsid w:val="00115A56"/>
    <w:rsid w:val="0011725F"/>
    <w:rsid w:val="0012265F"/>
    <w:rsid w:val="00133444"/>
    <w:rsid w:val="00137141"/>
    <w:rsid w:val="00142E89"/>
    <w:rsid w:val="00144088"/>
    <w:rsid w:val="00146BBE"/>
    <w:rsid w:val="00154FE8"/>
    <w:rsid w:val="00155CB6"/>
    <w:rsid w:val="00162389"/>
    <w:rsid w:val="001700E6"/>
    <w:rsid w:val="00174DCB"/>
    <w:rsid w:val="00182E92"/>
    <w:rsid w:val="00184F15"/>
    <w:rsid w:val="00186DB1"/>
    <w:rsid w:val="0019544D"/>
    <w:rsid w:val="001B4F53"/>
    <w:rsid w:val="001C5CD9"/>
    <w:rsid w:val="001D1D15"/>
    <w:rsid w:val="001D3BDE"/>
    <w:rsid w:val="001D5C07"/>
    <w:rsid w:val="001E308E"/>
    <w:rsid w:val="001E7AE2"/>
    <w:rsid w:val="001F4211"/>
    <w:rsid w:val="001F52F4"/>
    <w:rsid w:val="001F5EBF"/>
    <w:rsid w:val="00201A3C"/>
    <w:rsid w:val="0021743F"/>
    <w:rsid w:val="00233F40"/>
    <w:rsid w:val="00243407"/>
    <w:rsid w:val="002435DD"/>
    <w:rsid w:val="002454F6"/>
    <w:rsid w:val="00247BB2"/>
    <w:rsid w:val="002555DE"/>
    <w:rsid w:val="00273967"/>
    <w:rsid w:val="00277442"/>
    <w:rsid w:val="00280834"/>
    <w:rsid w:val="00285041"/>
    <w:rsid w:val="00293475"/>
    <w:rsid w:val="00293934"/>
    <w:rsid w:val="0029437B"/>
    <w:rsid w:val="00294E3E"/>
    <w:rsid w:val="002A2E27"/>
    <w:rsid w:val="002B21D3"/>
    <w:rsid w:val="002B439E"/>
    <w:rsid w:val="002C4FF9"/>
    <w:rsid w:val="002C69F6"/>
    <w:rsid w:val="002D06B9"/>
    <w:rsid w:val="002E3143"/>
    <w:rsid w:val="002E55D6"/>
    <w:rsid w:val="002F465F"/>
    <w:rsid w:val="0030306B"/>
    <w:rsid w:val="00324E13"/>
    <w:rsid w:val="00326B5F"/>
    <w:rsid w:val="00330863"/>
    <w:rsid w:val="00336F95"/>
    <w:rsid w:val="00341D2C"/>
    <w:rsid w:val="0034681C"/>
    <w:rsid w:val="00354302"/>
    <w:rsid w:val="00354376"/>
    <w:rsid w:val="00357D6D"/>
    <w:rsid w:val="00364D9C"/>
    <w:rsid w:val="003814A0"/>
    <w:rsid w:val="003910E0"/>
    <w:rsid w:val="00393376"/>
    <w:rsid w:val="00395D3F"/>
    <w:rsid w:val="003A435B"/>
    <w:rsid w:val="003A506A"/>
    <w:rsid w:val="003D17D7"/>
    <w:rsid w:val="003D4936"/>
    <w:rsid w:val="003E543C"/>
    <w:rsid w:val="003F2EB6"/>
    <w:rsid w:val="003F5034"/>
    <w:rsid w:val="00400157"/>
    <w:rsid w:val="0040019E"/>
    <w:rsid w:val="00410C45"/>
    <w:rsid w:val="0042221A"/>
    <w:rsid w:val="0042571E"/>
    <w:rsid w:val="004353B9"/>
    <w:rsid w:val="00437A7B"/>
    <w:rsid w:val="00437EC9"/>
    <w:rsid w:val="004475E2"/>
    <w:rsid w:val="0045436F"/>
    <w:rsid w:val="00455348"/>
    <w:rsid w:val="00475454"/>
    <w:rsid w:val="00477B31"/>
    <w:rsid w:val="00490C2A"/>
    <w:rsid w:val="004A6186"/>
    <w:rsid w:val="004B0307"/>
    <w:rsid w:val="004B1626"/>
    <w:rsid w:val="004D05B1"/>
    <w:rsid w:val="004D4A64"/>
    <w:rsid w:val="004E0550"/>
    <w:rsid w:val="004E1813"/>
    <w:rsid w:val="004E285E"/>
    <w:rsid w:val="004F196D"/>
    <w:rsid w:val="0053020D"/>
    <w:rsid w:val="005347BD"/>
    <w:rsid w:val="0054510B"/>
    <w:rsid w:val="00552047"/>
    <w:rsid w:val="005640E2"/>
    <w:rsid w:val="00566AAD"/>
    <w:rsid w:val="00567A53"/>
    <w:rsid w:val="0057676E"/>
    <w:rsid w:val="00577648"/>
    <w:rsid w:val="005807FB"/>
    <w:rsid w:val="005822F0"/>
    <w:rsid w:val="00584339"/>
    <w:rsid w:val="00587B70"/>
    <w:rsid w:val="00591BDC"/>
    <w:rsid w:val="00593795"/>
    <w:rsid w:val="005A57B5"/>
    <w:rsid w:val="005A5968"/>
    <w:rsid w:val="005A6AF3"/>
    <w:rsid w:val="005B2C17"/>
    <w:rsid w:val="005B5166"/>
    <w:rsid w:val="005C4070"/>
    <w:rsid w:val="005C5BB8"/>
    <w:rsid w:val="005E2257"/>
    <w:rsid w:val="005F1E57"/>
    <w:rsid w:val="005F49C0"/>
    <w:rsid w:val="00616E1A"/>
    <w:rsid w:val="00635B26"/>
    <w:rsid w:val="00640D1B"/>
    <w:rsid w:val="00646223"/>
    <w:rsid w:val="0065225C"/>
    <w:rsid w:val="00655B3F"/>
    <w:rsid w:val="00665939"/>
    <w:rsid w:val="00671560"/>
    <w:rsid w:val="0068538E"/>
    <w:rsid w:val="00692D37"/>
    <w:rsid w:val="00693869"/>
    <w:rsid w:val="006A1876"/>
    <w:rsid w:val="006A488B"/>
    <w:rsid w:val="006A7856"/>
    <w:rsid w:val="006B3206"/>
    <w:rsid w:val="006B41EC"/>
    <w:rsid w:val="006B69CA"/>
    <w:rsid w:val="006C6768"/>
    <w:rsid w:val="006E1145"/>
    <w:rsid w:val="006E7790"/>
    <w:rsid w:val="006F0F8C"/>
    <w:rsid w:val="0070132D"/>
    <w:rsid w:val="007042AC"/>
    <w:rsid w:val="00705BE3"/>
    <w:rsid w:val="00710C2E"/>
    <w:rsid w:val="00711B2C"/>
    <w:rsid w:val="007241DE"/>
    <w:rsid w:val="00731FC2"/>
    <w:rsid w:val="007443AC"/>
    <w:rsid w:val="0074505F"/>
    <w:rsid w:val="00751023"/>
    <w:rsid w:val="00760DE7"/>
    <w:rsid w:val="0076616C"/>
    <w:rsid w:val="00776668"/>
    <w:rsid w:val="00782DD3"/>
    <w:rsid w:val="00784749"/>
    <w:rsid w:val="00784CEE"/>
    <w:rsid w:val="007853E4"/>
    <w:rsid w:val="00790724"/>
    <w:rsid w:val="007A537E"/>
    <w:rsid w:val="007D23E7"/>
    <w:rsid w:val="007D28F1"/>
    <w:rsid w:val="007D4D3F"/>
    <w:rsid w:val="007E0DF7"/>
    <w:rsid w:val="007E5C99"/>
    <w:rsid w:val="007F2902"/>
    <w:rsid w:val="008017EF"/>
    <w:rsid w:val="00813888"/>
    <w:rsid w:val="0083252D"/>
    <w:rsid w:val="00835173"/>
    <w:rsid w:val="00835DF4"/>
    <w:rsid w:val="00836817"/>
    <w:rsid w:val="00837F79"/>
    <w:rsid w:val="00854372"/>
    <w:rsid w:val="0085488D"/>
    <w:rsid w:val="00857508"/>
    <w:rsid w:val="00860286"/>
    <w:rsid w:val="00876B06"/>
    <w:rsid w:val="008776C8"/>
    <w:rsid w:val="00883E97"/>
    <w:rsid w:val="00891D81"/>
    <w:rsid w:val="00891F90"/>
    <w:rsid w:val="00892EFD"/>
    <w:rsid w:val="008C2D50"/>
    <w:rsid w:val="008C35A7"/>
    <w:rsid w:val="008C6D34"/>
    <w:rsid w:val="008D1E45"/>
    <w:rsid w:val="008D219C"/>
    <w:rsid w:val="008D4AE6"/>
    <w:rsid w:val="008E0146"/>
    <w:rsid w:val="008F7557"/>
    <w:rsid w:val="00900387"/>
    <w:rsid w:val="00902C46"/>
    <w:rsid w:val="00922B3A"/>
    <w:rsid w:val="00924AA4"/>
    <w:rsid w:val="00936DC9"/>
    <w:rsid w:val="00941833"/>
    <w:rsid w:val="00941ED7"/>
    <w:rsid w:val="00946561"/>
    <w:rsid w:val="00954EB3"/>
    <w:rsid w:val="0095741F"/>
    <w:rsid w:val="00961527"/>
    <w:rsid w:val="00971464"/>
    <w:rsid w:val="0098292C"/>
    <w:rsid w:val="00992F5F"/>
    <w:rsid w:val="009A0D27"/>
    <w:rsid w:val="009A2750"/>
    <w:rsid w:val="009C36C4"/>
    <w:rsid w:val="009D271F"/>
    <w:rsid w:val="009E4A76"/>
    <w:rsid w:val="009E7BCF"/>
    <w:rsid w:val="009F1AA7"/>
    <w:rsid w:val="009F2D03"/>
    <w:rsid w:val="00A06782"/>
    <w:rsid w:val="00A23FC8"/>
    <w:rsid w:val="00A24A15"/>
    <w:rsid w:val="00A2573F"/>
    <w:rsid w:val="00A319F7"/>
    <w:rsid w:val="00A4667D"/>
    <w:rsid w:val="00A50DD4"/>
    <w:rsid w:val="00A5376F"/>
    <w:rsid w:val="00A61279"/>
    <w:rsid w:val="00A629FA"/>
    <w:rsid w:val="00A706E8"/>
    <w:rsid w:val="00A7094C"/>
    <w:rsid w:val="00A84553"/>
    <w:rsid w:val="00A95A1A"/>
    <w:rsid w:val="00AC0CE7"/>
    <w:rsid w:val="00AC14C2"/>
    <w:rsid w:val="00AC633F"/>
    <w:rsid w:val="00AD0188"/>
    <w:rsid w:val="00AD2E5C"/>
    <w:rsid w:val="00AD2EEB"/>
    <w:rsid w:val="00AE0E19"/>
    <w:rsid w:val="00AE22A9"/>
    <w:rsid w:val="00AE36C7"/>
    <w:rsid w:val="00AE6CD0"/>
    <w:rsid w:val="00AF3A90"/>
    <w:rsid w:val="00AF5095"/>
    <w:rsid w:val="00AF5305"/>
    <w:rsid w:val="00B02190"/>
    <w:rsid w:val="00B075F7"/>
    <w:rsid w:val="00B07D4B"/>
    <w:rsid w:val="00B1056D"/>
    <w:rsid w:val="00B37AD8"/>
    <w:rsid w:val="00B40DE0"/>
    <w:rsid w:val="00B43FB1"/>
    <w:rsid w:val="00B55272"/>
    <w:rsid w:val="00B63D3B"/>
    <w:rsid w:val="00B76C97"/>
    <w:rsid w:val="00B82170"/>
    <w:rsid w:val="00B8471D"/>
    <w:rsid w:val="00B90518"/>
    <w:rsid w:val="00B923A9"/>
    <w:rsid w:val="00BA1A66"/>
    <w:rsid w:val="00BA3798"/>
    <w:rsid w:val="00BA380E"/>
    <w:rsid w:val="00BA596D"/>
    <w:rsid w:val="00BA5EB5"/>
    <w:rsid w:val="00BA6AD9"/>
    <w:rsid w:val="00BB621C"/>
    <w:rsid w:val="00BB701E"/>
    <w:rsid w:val="00BC1957"/>
    <w:rsid w:val="00BC2BAE"/>
    <w:rsid w:val="00BD5B72"/>
    <w:rsid w:val="00BE13F0"/>
    <w:rsid w:val="00BE3E3C"/>
    <w:rsid w:val="00BF27C2"/>
    <w:rsid w:val="00BF2FCA"/>
    <w:rsid w:val="00C02C54"/>
    <w:rsid w:val="00C10067"/>
    <w:rsid w:val="00C11A47"/>
    <w:rsid w:val="00C134DA"/>
    <w:rsid w:val="00C14028"/>
    <w:rsid w:val="00C15821"/>
    <w:rsid w:val="00C206B0"/>
    <w:rsid w:val="00C207A6"/>
    <w:rsid w:val="00C30637"/>
    <w:rsid w:val="00C339BD"/>
    <w:rsid w:val="00C43D40"/>
    <w:rsid w:val="00C43E07"/>
    <w:rsid w:val="00C523EC"/>
    <w:rsid w:val="00C532FC"/>
    <w:rsid w:val="00C5469D"/>
    <w:rsid w:val="00C61502"/>
    <w:rsid w:val="00C67B69"/>
    <w:rsid w:val="00C8672B"/>
    <w:rsid w:val="00C91390"/>
    <w:rsid w:val="00C97850"/>
    <w:rsid w:val="00C97F9A"/>
    <w:rsid w:val="00CA2C9B"/>
    <w:rsid w:val="00CA37AF"/>
    <w:rsid w:val="00CA384F"/>
    <w:rsid w:val="00CB091D"/>
    <w:rsid w:val="00CB0C6C"/>
    <w:rsid w:val="00CB5E47"/>
    <w:rsid w:val="00CC3D82"/>
    <w:rsid w:val="00CC3E96"/>
    <w:rsid w:val="00CC4A78"/>
    <w:rsid w:val="00CD0C0C"/>
    <w:rsid w:val="00CD1F34"/>
    <w:rsid w:val="00CD7715"/>
    <w:rsid w:val="00CE6674"/>
    <w:rsid w:val="00CE713C"/>
    <w:rsid w:val="00CF3235"/>
    <w:rsid w:val="00CF5092"/>
    <w:rsid w:val="00D052DB"/>
    <w:rsid w:val="00D217AD"/>
    <w:rsid w:val="00D27911"/>
    <w:rsid w:val="00D27A41"/>
    <w:rsid w:val="00D36B8F"/>
    <w:rsid w:val="00D4364A"/>
    <w:rsid w:val="00D46E8E"/>
    <w:rsid w:val="00D50D0F"/>
    <w:rsid w:val="00D67476"/>
    <w:rsid w:val="00D73D35"/>
    <w:rsid w:val="00D776DE"/>
    <w:rsid w:val="00D85B34"/>
    <w:rsid w:val="00D8761C"/>
    <w:rsid w:val="00D92E05"/>
    <w:rsid w:val="00D971E5"/>
    <w:rsid w:val="00DA1EE7"/>
    <w:rsid w:val="00DA7FF7"/>
    <w:rsid w:val="00DB5E2D"/>
    <w:rsid w:val="00DC0EB2"/>
    <w:rsid w:val="00DC14EE"/>
    <w:rsid w:val="00E02D88"/>
    <w:rsid w:val="00E103DA"/>
    <w:rsid w:val="00E121D1"/>
    <w:rsid w:val="00E23E03"/>
    <w:rsid w:val="00E302A8"/>
    <w:rsid w:val="00E317FD"/>
    <w:rsid w:val="00E37917"/>
    <w:rsid w:val="00E40D7C"/>
    <w:rsid w:val="00E432BB"/>
    <w:rsid w:val="00E468FD"/>
    <w:rsid w:val="00E52367"/>
    <w:rsid w:val="00E55EA3"/>
    <w:rsid w:val="00E649F9"/>
    <w:rsid w:val="00E74D41"/>
    <w:rsid w:val="00E810EC"/>
    <w:rsid w:val="00E81B43"/>
    <w:rsid w:val="00E83018"/>
    <w:rsid w:val="00E8785D"/>
    <w:rsid w:val="00EA1406"/>
    <w:rsid w:val="00EA1FF3"/>
    <w:rsid w:val="00EA39B1"/>
    <w:rsid w:val="00EB57AC"/>
    <w:rsid w:val="00EB5C56"/>
    <w:rsid w:val="00EC2350"/>
    <w:rsid w:val="00ED0206"/>
    <w:rsid w:val="00ED62E1"/>
    <w:rsid w:val="00ED730A"/>
    <w:rsid w:val="00EE0F3A"/>
    <w:rsid w:val="00F17325"/>
    <w:rsid w:val="00F2048B"/>
    <w:rsid w:val="00F4789F"/>
    <w:rsid w:val="00F50B76"/>
    <w:rsid w:val="00F554CB"/>
    <w:rsid w:val="00F62A45"/>
    <w:rsid w:val="00F62DCC"/>
    <w:rsid w:val="00F6469B"/>
    <w:rsid w:val="00F77031"/>
    <w:rsid w:val="00F94C92"/>
    <w:rsid w:val="00FA2BCE"/>
    <w:rsid w:val="00FD45B0"/>
    <w:rsid w:val="00FD5AE7"/>
    <w:rsid w:val="00FD73E7"/>
    <w:rsid w:val="00FE3EFE"/>
    <w:rsid w:val="00FE634A"/>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137E1"/>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uiPriority w:val="9"/>
    <w:qFormat/>
    <w:rsid w:val="001070E5"/>
    <w:pPr>
      <w:pageBreakBefore/>
      <w:numPr>
        <w:numId w:val="35"/>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35"/>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35"/>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35"/>
      </w:numPr>
      <w:spacing w:before="240" w:after="60"/>
      <w:outlineLvl w:val="4"/>
    </w:pPr>
    <w:rPr>
      <w:sz w:val="22"/>
    </w:rPr>
  </w:style>
  <w:style w:type="paragraph" w:styleId="Heading6">
    <w:name w:val="heading 6"/>
    <w:basedOn w:val="Normal"/>
    <w:next w:val="Normal"/>
    <w:qFormat/>
    <w:rsid w:val="00F94C92"/>
    <w:pPr>
      <w:numPr>
        <w:ilvl w:val="5"/>
        <w:numId w:val="35"/>
      </w:numPr>
      <w:spacing w:before="240" w:after="60"/>
      <w:outlineLvl w:val="5"/>
    </w:pPr>
    <w:rPr>
      <w:i/>
      <w:sz w:val="22"/>
    </w:rPr>
  </w:style>
  <w:style w:type="paragraph" w:styleId="Heading7">
    <w:name w:val="heading 7"/>
    <w:basedOn w:val="Normal"/>
    <w:next w:val="Normal"/>
    <w:qFormat/>
    <w:rsid w:val="00F94C92"/>
    <w:pPr>
      <w:keepNext/>
      <w:numPr>
        <w:ilvl w:val="6"/>
        <w:numId w:val="35"/>
      </w:numPr>
      <w:jc w:val="center"/>
      <w:outlineLvl w:val="6"/>
    </w:pPr>
    <w:rPr>
      <w:b/>
    </w:rPr>
  </w:style>
  <w:style w:type="paragraph" w:styleId="Heading8">
    <w:name w:val="heading 8"/>
    <w:basedOn w:val="Normal"/>
    <w:next w:val="Normal"/>
    <w:qFormat/>
    <w:rsid w:val="00F94C92"/>
    <w:pPr>
      <w:keepNext/>
      <w:numPr>
        <w:ilvl w:val="7"/>
        <w:numId w:val="3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35"/>
      </w:numPr>
      <w:spacing w:before="120" w:after="120"/>
      <w:outlineLvl w:val="8"/>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semiHidden/>
    <w:rsid w:val="00F94C92"/>
    <w:pPr>
      <w:ind w:left="600"/>
    </w:pPr>
  </w:style>
  <w:style w:type="paragraph" w:styleId="TOC5">
    <w:name w:val="toc 5"/>
    <w:basedOn w:val="Normal"/>
    <w:next w:val="Normal"/>
    <w:autoRedefine/>
    <w:semiHidden/>
    <w:rsid w:val="00F94C92"/>
    <w:pPr>
      <w:ind w:left="800"/>
    </w:pPr>
  </w:style>
  <w:style w:type="paragraph" w:styleId="TOC6">
    <w:name w:val="toc 6"/>
    <w:basedOn w:val="Normal"/>
    <w:next w:val="Normal"/>
    <w:autoRedefine/>
    <w:semiHidden/>
    <w:rsid w:val="00F94C92"/>
    <w:pPr>
      <w:ind w:left="1000"/>
    </w:pPr>
  </w:style>
  <w:style w:type="paragraph" w:styleId="TOC7">
    <w:name w:val="toc 7"/>
    <w:basedOn w:val="Normal"/>
    <w:next w:val="Normal"/>
    <w:autoRedefine/>
    <w:semiHidden/>
    <w:rsid w:val="00F94C92"/>
    <w:pPr>
      <w:ind w:left="1200"/>
    </w:pPr>
  </w:style>
  <w:style w:type="paragraph" w:styleId="TOC8">
    <w:name w:val="toc 8"/>
    <w:basedOn w:val="Normal"/>
    <w:next w:val="Normal"/>
    <w:autoRedefine/>
    <w:semiHidden/>
    <w:rsid w:val="00F94C92"/>
    <w:pPr>
      <w:ind w:left="1400"/>
    </w:pPr>
  </w:style>
  <w:style w:type="paragraph" w:styleId="TOC9">
    <w:name w:val="toc 9"/>
    <w:basedOn w:val="Normal"/>
    <w:next w:val="Normal"/>
    <w:autoRedefine/>
    <w:semiHidden/>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uiPriority w:val="9"/>
    <w:rsid w:val="001070E5"/>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4"/>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6"/>
      </w:numPr>
    </w:pPr>
  </w:style>
  <w:style w:type="numbering" w:customStyle="1" w:styleId="Chapter1">
    <w:name w:val="Chapter1"/>
    <w:uiPriority w:val="99"/>
    <w:rsid w:val="00C10067"/>
    <w:pPr>
      <w:numPr>
        <w:numId w:val="8"/>
      </w:numPr>
    </w:pPr>
  </w:style>
  <w:style w:type="numbering" w:customStyle="1" w:styleId="Chapter4">
    <w:name w:val="Chapter4"/>
    <w:uiPriority w:val="99"/>
    <w:rsid w:val="00B02190"/>
    <w:pPr>
      <w:numPr>
        <w:numId w:val="9"/>
      </w:numPr>
    </w:pPr>
  </w:style>
  <w:style w:type="numbering" w:customStyle="1" w:styleId="Chapter5">
    <w:name w:val="Chapter5"/>
    <w:uiPriority w:val="99"/>
    <w:rsid w:val="00B02190"/>
    <w:pPr>
      <w:numPr>
        <w:numId w:val="10"/>
      </w:numPr>
    </w:pPr>
  </w:style>
  <w:style w:type="numbering" w:customStyle="1" w:styleId="Chapter4heading">
    <w:name w:val="Chapter4_heading"/>
    <w:uiPriority w:val="99"/>
    <w:rsid w:val="00B02190"/>
    <w:pPr>
      <w:numPr>
        <w:numId w:val="12"/>
      </w:numPr>
    </w:pPr>
  </w:style>
  <w:style w:type="numbering" w:customStyle="1" w:styleId="Chapter5heading">
    <w:name w:val="Chapter5_heading"/>
    <w:uiPriority w:val="99"/>
    <w:rsid w:val="00B02190"/>
    <w:pPr>
      <w:numPr>
        <w:numId w:val="13"/>
      </w:numPr>
    </w:pPr>
  </w:style>
  <w:style w:type="numbering" w:customStyle="1" w:styleId="Chapter6heading">
    <w:name w:val="Chapter6_heading"/>
    <w:uiPriority w:val="99"/>
    <w:rsid w:val="00410C45"/>
    <w:pPr>
      <w:numPr>
        <w:numId w:val="14"/>
      </w:numPr>
    </w:pPr>
  </w:style>
  <w:style w:type="numbering" w:customStyle="1" w:styleId="Chapter7">
    <w:name w:val="Chapter7"/>
    <w:uiPriority w:val="99"/>
    <w:rsid w:val="00567A53"/>
    <w:pPr>
      <w:numPr>
        <w:numId w:val="17"/>
      </w:numPr>
    </w:pPr>
  </w:style>
  <w:style w:type="numbering" w:customStyle="1" w:styleId="Chapter6">
    <w:name w:val="Chapter6"/>
    <w:uiPriority w:val="99"/>
    <w:rsid w:val="007E0DF7"/>
    <w:pPr>
      <w:numPr>
        <w:numId w:val="18"/>
      </w:numPr>
    </w:pPr>
  </w:style>
  <w:style w:type="numbering" w:customStyle="1" w:styleId="Chapter8">
    <w:name w:val="Chapter8"/>
    <w:uiPriority w:val="99"/>
    <w:rsid w:val="00883E97"/>
    <w:pPr>
      <w:numPr>
        <w:numId w:val="20"/>
      </w:numPr>
    </w:pPr>
  </w:style>
  <w:style w:type="numbering" w:customStyle="1" w:styleId="Chapter7heading">
    <w:name w:val="Chapter7_heading"/>
    <w:uiPriority w:val="99"/>
    <w:rsid w:val="00883E97"/>
    <w:pPr>
      <w:numPr>
        <w:numId w:val="21"/>
      </w:numPr>
    </w:pPr>
  </w:style>
  <w:style w:type="numbering" w:customStyle="1" w:styleId="Chapter9">
    <w:name w:val="Chapter9"/>
    <w:uiPriority w:val="99"/>
    <w:rsid w:val="00E23E03"/>
    <w:pPr>
      <w:numPr>
        <w:numId w:val="23"/>
      </w:numPr>
    </w:pPr>
  </w:style>
  <w:style w:type="numbering" w:customStyle="1" w:styleId="Chapter10">
    <w:name w:val="Chapter10"/>
    <w:uiPriority w:val="99"/>
    <w:rsid w:val="006B3206"/>
    <w:pPr>
      <w:numPr>
        <w:numId w:val="25"/>
      </w:numPr>
    </w:pPr>
  </w:style>
  <w:style w:type="numbering" w:customStyle="1" w:styleId="Chapter11">
    <w:name w:val="Chapter11"/>
    <w:uiPriority w:val="99"/>
    <w:rsid w:val="000E7D1B"/>
    <w:pPr>
      <w:numPr>
        <w:numId w:val="28"/>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character" w:styleId="UnresolvedMention">
    <w:name w:val="Unresolved Mention"/>
    <w:basedOn w:val="DefaultParagraphFont"/>
    <w:uiPriority w:val="99"/>
    <w:semiHidden/>
    <w:unhideWhenUsed/>
    <w:rsid w:val="00BC2BAE"/>
    <w:rPr>
      <w:color w:val="605E5C"/>
      <w:shd w:val="clear" w:color="auto" w:fill="E1DFDD"/>
    </w:rPr>
  </w:style>
  <w:style w:type="paragraph" w:styleId="Bibliography">
    <w:name w:val="Bibliography"/>
    <w:basedOn w:val="Normal"/>
    <w:next w:val="Normal"/>
    <w:uiPriority w:val="37"/>
    <w:unhideWhenUsed/>
    <w:rsid w:val="001B4F53"/>
  </w:style>
  <w:style w:type="paragraph" w:styleId="Revision">
    <w:name w:val="Revision"/>
    <w:hidden/>
    <w:uiPriority w:val="99"/>
    <w:semiHidden/>
    <w:rsid w:val="00475454"/>
    <w:rPr>
      <w:lang w:val="en-GB" w:eastAsia="en-US"/>
    </w:rPr>
  </w:style>
  <w:style w:type="paragraph" w:customStyle="1" w:styleId="FYPNormal">
    <w:name w:val="FYP Normal"/>
    <w:basedOn w:val="Normal"/>
    <w:link w:val="FYPNormalChar"/>
    <w:qFormat/>
    <w:rsid w:val="00902C46"/>
    <w:pPr>
      <w:spacing w:line="360" w:lineRule="auto"/>
      <w:jc w:val="both"/>
    </w:pPr>
    <w:rPr>
      <w:sz w:val="22"/>
      <w:szCs w:val="22"/>
      <w:lang w:eastAsia="zh-CN"/>
    </w:rPr>
  </w:style>
  <w:style w:type="character" w:customStyle="1" w:styleId="FYPNormalChar">
    <w:name w:val="FYP Normal Char"/>
    <w:basedOn w:val="DefaultParagraphFont"/>
    <w:link w:val="FYPNormal"/>
    <w:rsid w:val="00902C46"/>
    <w:rPr>
      <w:sz w:val="22"/>
      <w:szCs w:val="22"/>
      <w:lang w:val="en-GB"/>
    </w:rPr>
  </w:style>
  <w:style w:type="character" w:customStyle="1" w:styleId="apple-tab-span">
    <w:name w:val="apple-tab-span"/>
    <w:basedOn w:val="DefaultParagraphFont"/>
    <w:rsid w:val="00CF5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6523">
      <w:bodyDiv w:val="1"/>
      <w:marLeft w:val="0"/>
      <w:marRight w:val="0"/>
      <w:marTop w:val="0"/>
      <w:marBottom w:val="0"/>
      <w:divBdr>
        <w:top w:val="none" w:sz="0" w:space="0" w:color="auto"/>
        <w:left w:val="none" w:sz="0" w:space="0" w:color="auto"/>
        <w:bottom w:val="none" w:sz="0" w:space="0" w:color="auto"/>
        <w:right w:val="none" w:sz="0" w:space="0" w:color="auto"/>
      </w:divBdr>
    </w:div>
    <w:div w:id="44531061">
      <w:bodyDiv w:val="1"/>
      <w:marLeft w:val="0"/>
      <w:marRight w:val="0"/>
      <w:marTop w:val="0"/>
      <w:marBottom w:val="0"/>
      <w:divBdr>
        <w:top w:val="none" w:sz="0" w:space="0" w:color="auto"/>
        <w:left w:val="none" w:sz="0" w:space="0" w:color="auto"/>
        <w:bottom w:val="none" w:sz="0" w:space="0" w:color="auto"/>
        <w:right w:val="none" w:sz="0" w:space="0" w:color="auto"/>
      </w:divBdr>
    </w:div>
    <w:div w:id="51201571">
      <w:bodyDiv w:val="1"/>
      <w:marLeft w:val="0"/>
      <w:marRight w:val="0"/>
      <w:marTop w:val="0"/>
      <w:marBottom w:val="0"/>
      <w:divBdr>
        <w:top w:val="none" w:sz="0" w:space="0" w:color="auto"/>
        <w:left w:val="none" w:sz="0" w:space="0" w:color="auto"/>
        <w:bottom w:val="none" w:sz="0" w:space="0" w:color="auto"/>
        <w:right w:val="none" w:sz="0" w:space="0" w:color="auto"/>
      </w:divBdr>
    </w:div>
    <w:div w:id="54858796">
      <w:bodyDiv w:val="1"/>
      <w:marLeft w:val="0"/>
      <w:marRight w:val="0"/>
      <w:marTop w:val="0"/>
      <w:marBottom w:val="0"/>
      <w:divBdr>
        <w:top w:val="none" w:sz="0" w:space="0" w:color="auto"/>
        <w:left w:val="none" w:sz="0" w:space="0" w:color="auto"/>
        <w:bottom w:val="none" w:sz="0" w:space="0" w:color="auto"/>
        <w:right w:val="none" w:sz="0" w:space="0" w:color="auto"/>
      </w:divBdr>
    </w:div>
    <w:div w:id="74011444">
      <w:bodyDiv w:val="1"/>
      <w:marLeft w:val="0"/>
      <w:marRight w:val="0"/>
      <w:marTop w:val="0"/>
      <w:marBottom w:val="0"/>
      <w:divBdr>
        <w:top w:val="none" w:sz="0" w:space="0" w:color="auto"/>
        <w:left w:val="none" w:sz="0" w:space="0" w:color="auto"/>
        <w:bottom w:val="none" w:sz="0" w:space="0" w:color="auto"/>
        <w:right w:val="none" w:sz="0" w:space="0" w:color="auto"/>
      </w:divBdr>
    </w:div>
    <w:div w:id="75174027">
      <w:bodyDiv w:val="1"/>
      <w:marLeft w:val="0"/>
      <w:marRight w:val="0"/>
      <w:marTop w:val="0"/>
      <w:marBottom w:val="0"/>
      <w:divBdr>
        <w:top w:val="none" w:sz="0" w:space="0" w:color="auto"/>
        <w:left w:val="none" w:sz="0" w:space="0" w:color="auto"/>
        <w:bottom w:val="none" w:sz="0" w:space="0" w:color="auto"/>
        <w:right w:val="none" w:sz="0" w:space="0" w:color="auto"/>
      </w:divBdr>
    </w:div>
    <w:div w:id="78214600">
      <w:bodyDiv w:val="1"/>
      <w:marLeft w:val="0"/>
      <w:marRight w:val="0"/>
      <w:marTop w:val="0"/>
      <w:marBottom w:val="0"/>
      <w:divBdr>
        <w:top w:val="none" w:sz="0" w:space="0" w:color="auto"/>
        <w:left w:val="none" w:sz="0" w:space="0" w:color="auto"/>
        <w:bottom w:val="none" w:sz="0" w:space="0" w:color="auto"/>
        <w:right w:val="none" w:sz="0" w:space="0" w:color="auto"/>
      </w:divBdr>
    </w:div>
    <w:div w:id="81151815">
      <w:bodyDiv w:val="1"/>
      <w:marLeft w:val="0"/>
      <w:marRight w:val="0"/>
      <w:marTop w:val="0"/>
      <w:marBottom w:val="0"/>
      <w:divBdr>
        <w:top w:val="none" w:sz="0" w:space="0" w:color="auto"/>
        <w:left w:val="none" w:sz="0" w:space="0" w:color="auto"/>
        <w:bottom w:val="none" w:sz="0" w:space="0" w:color="auto"/>
        <w:right w:val="none" w:sz="0" w:space="0" w:color="auto"/>
      </w:divBdr>
    </w:div>
    <w:div w:id="107702078">
      <w:bodyDiv w:val="1"/>
      <w:marLeft w:val="0"/>
      <w:marRight w:val="0"/>
      <w:marTop w:val="0"/>
      <w:marBottom w:val="0"/>
      <w:divBdr>
        <w:top w:val="none" w:sz="0" w:space="0" w:color="auto"/>
        <w:left w:val="none" w:sz="0" w:space="0" w:color="auto"/>
        <w:bottom w:val="none" w:sz="0" w:space="0" w:color="auto"/>
        <w:right w:val="none" w:sz="0" w:space="0" w:color="auto"/>
      </w:divBdr>
    </w:div>
    <w:div w:id="117067846">
      <w:bodyDiv w:val="1"/>
      <w:marLeft w:val="0"/>
      <w:marRight w:val="0"/>
      <w:marTop w:val="0"/>
      <w:marBottom w:val="0"/>
      <w:divBdr>
        <w:top w:val="none" w:sz="0" w:space="0" w:color="auto"/>
        <w:left w:val="none" w:sz="0" w:space="0" w:color="auto"/>
        <w:bottom w:val="none" w:sz="0" w:space="0" w:color="auto"/>
        <w:right w:val="none" w:sz="0" w:space="0" w:color="auto"/>
      </w:divBdr>
    </w:div>
    <w:div w:id="131989686">
      <w:bodyDiv w:val="1"/>
      <w:marLeft w:val="0"/>
      <w:marRight w:val="0"/>
      <w:marTop w:val="0"/>
      <w:marBottom w:val="0"/>
      <w:divBdr>
        <w:top w:val="none" w:sz="0" w:space="0" w:color="auto"/>
        <w:left w:val="none" w:sz="0" w:space="0" w:color="auto"/>
        <w:bottom w:val="none" w:sz="0" w:space="0" w:color="auto"/>
        <w:right w:val="none" w:sz="0" w:space="0" w:color="auto"/>
      </w:divBdr>
    </w:div>
    <w:div w:id="140466693">
      <w:bodyDiv w:val="1"/>
      <w:marLeft w:val="0"/>
      <w:marRight w:val="0"/>
      <w:marTop w:val="0"/>
      <w:marBottom w:val="0"/>
      <w:divBdr>
        <w:top w:val="none" w:sz="0" w:space="0" w:color="auto"/>
        <w:left w:val="none" w:sz="0" w:space="0" w:color="auto"/>
        <w:bottom w:val="none" w:sz="0" w:space="0" w:color="auto"/>
        <w:right w:val="none" w:sz="0" w:space="0" w:color="auto"/>
      </w:divBdr>
    </w:div>
    <w:div w:id="141166912">
      <w:bodyDiv w:val="1"/>
      <w:marLeft w:val="0"/>
      <w:marRight w:val="0"/>
      <w:marTop w:val="0"/>
      <w:marBottom w:val="0"/>
      <w:divBdr>
        <w:top w:val="none" w:sz="0" w:space="0" w:color="auto"/>
        <w:left w:val="none" w:sz="0" w:space="0" w:color="auto"/>
        <w:bottom w:val="none" w:sz="0" w:space="0" w:color="auto"/>
        <w:right w:val="none" w:sz="0" w:space="0" w:color="auto"/>
      </w:divBdr>
    </w:div>
    <w:div w:id="149441243">
      <w:bodyDiv w:val="1"/>
      <w:marLeft w:val="0"/>
      <w:marRight w:val="0"/>
      <w:marTop w:val="0"/>
      <w:marBottom w:val="0"/>
      <w:divBdr>
        <w:top w:val="none" w:sz="0" w:space="0" w:color="auto"/>
        <w:left w:val="none" w:sz="0" w:space="0" w:color="auto"/>
        <w:bottom w:val="none" w:sz="0" w:space="0" w:color="auto"/>
        <w:right w:val="none" w:sz="0" w:space="0" w:color="auto"/>
      </w:divBdr>
    </w:div>
    <w:div w:id="152377657">
      <w:bodyDiv w:val="1"/>
      <w:marLeft w:val="0"/>
      <w:marRight w:val="0"/>
      <w:marTop w:val="0"/>
      <w:marBottom w:val="0"/>
      <w:divBdr>
        <w:top w:val="none" w:sz="0" w:space="0" w:color="auto"/>
        <w:left w:val="none" w:sz="0" w:space="0" w:color="auto"/>
        <w:bottom w:val="none" w:sz="0" w:space="0" w:color="auto"/>
        <w:right w:val="none" w:sz="0" w:space="0" w:color="auto"/>
      </w:divBdr>
    </w:div>
    <w:div w:id="152721748">
      <w:bodyDiv w:val="1"/>
      <w:marLeft w:val="0"/>
      <w:marRight w:val="0"/>
      <w:marTop w:val="0"/>
      <w:marBottom w:val="0"/>
      <w:divBdr>
        <w:top w:val="none" w:sz="0" w:space="0" w:color="auto"/>
        <w:left w:val="none" w:sz="0" w:space="0" w:color="auto"/>
        <w:bottom w:val="none" w:sz="0" w:space="0" w:color="auto"/>
        <w:right w:val="none" w:sz="0" w:space="0" w:color="auto"/>
      </w:divBdr>
    </w:div>
    <w:div w:id="159974455">
      <w:bodyDiv w:val="1"/>
      <w:marLeft w:val="0"/>
      <w:marRight w:val="0"/>
      <w:marTop w:val="0"/>
      <w:marBottom w:val="0"/>
      <w:divBdr>
        <w:top w:val="none" w:sz="0" w:space="0" w:color="auto"/>
        <w:left w:val="none" w:sz="0" w:space="0" w:color="auto"/>
        <w:bottom w:val="none" w:sz="0" w:space="0" w:color="auto"/>
        <w:right w:val="none" w:sz="0" w:space="0" w:color="auto"/>
      </w:divBdr>
    </w:div>
    <w:div w:id="160972815">
      <w:bodyDiv w:val="1"/>
      <w:marLeft w:val="0"/>
      <w:marRight w:val="0"/>
      <w:marTop w:val="0"/>
      <w:marBottom w:val="0"/>
      <w:divBdr>
        <w:top w:val="none" w:sz="0" w:space="0" w:color="auto"/>
        <w:left w:val="none" w:sz="0" w:space="0" w:color="auto"/>
        <w:bottom w:val="none" w:sz="0" w:space="0" w:color="auto"/>
        <w:right w:val="none" w:sz="0" w:space="0" w:color="auto"/>
      </w:divBdr>
    </w:div>
    <w:div w:id="161049358">
      <w:bodyDiv w:val="1"/>
      <w:marLeft w:val="0"/>
      <w:marRight w:val="0"/>
      <w:marTop w:val="0"/>
      <w:marBottom w:val="0"/>
      <w:divBdr>
        <w:top w:val="none" w:sz="0" w:space="0" w:color="auto"/>
        <w:left w:val="none" w:sz="0" w:space="0" w:color="auto"/>
        <w:bottom w:val="none" w:sz="0" w:space="0" w:color="auto"/>
        <w:right w:val="none" w:sz="0" w:space="0" w:color="auto"/>
      </w:divBdr>
    </w:div>
    <w:div w:id="162279836">
      <w:bodyDiv w:val="1"/>
      <w:marLeft w:val="0"/>
      <w:marRight w:val="0"/>
      <w:marTop w:val="0"/>
      <w:marBottom w:val="0"/>
      <w:divBdr>
        <w:top w:val="none" w:sz="0" w:space="0" w:color="auto"/>
        <w:left w:val="none" w:sz="0" w:space="0" w:color="auto"/>
        <w:bottom w:val="none" w:sz="0" w:space="0" w:color="auto"/>
        <w:right w:val="none" w:sz="0" w:space="0" w:color="auto"/>
      </w:divBdr>
    </w:div>
    <w:div w:id="169218568">
      <w:bodyDiv w:val="1"/>
      <w:marLeft w:val="0"/>
      <w:marRight w:val="0"/>
      <w:marTop w:val="0"/>
      <w:marBottom w:val="0"/>
      <w:divBdr>
        <w:top w:val="none" w:sz="0" w:space="0" w:color="auto"/>
        <w:left w:val="none" w:sz="0" w:space="0" w:color="auto"/>
        <w:bottom w:val="none" w:sz="0" w:space="0" w:color="auto"/>
        <w:right w:val="none" w:sz="0" w:space="0" w:color="auto"/>
      </w:divBdr>
    </w:div>
    <w:div w:id="198904793">
      <w:bodyDiv w:val="1"/>
      <w:marLeft w:val="0"/>
      <w:marRight w:val="0"/>
      <w:marTop w:val="0"/>
      <w:marBottom w:val="0"/>
      <w:divBdr>
        <w:top w:val="none" w:sz="0" w:space="0" w:color="auto"/>
        <w:left w:val="none" w:sz="0" w:space="0" w:color="auto"/>
        <w:bottom w:val="none" w:sz="0" w:space="0" w:color="auto"/>
        <w:right w:val="none" w:sz="0" w:space="0" w:color="auto"/>
      </w:divBdr>
    </w:div>
    <w:div w:id="211305394">
      <w:bodyDiv w:val="1"/>
      <w:marLeft w:val="0"/>
      <w:marRight w:val="0"/>
      <w:marTop w:val="0"/>
      <w:marBottom w:val="0"/>
      <w:divBdr>
        <w:top w:val="none" w:sz="0" w:space="0" w:color="auto"/>
        <w:left w:val="none" w:sz="0" w:space="0" w:color="auto"/>
        <w:bottom w:val="none" w:sz="0" w:space="0" w:color="auto"/>
        <w:right w:val="none" w:sz="0" w:space="0" w:color="auto"/>
      </w:divBdr>
    </w:div>
    <w:div w:id="213466307">
      <w:bodyDiv w:val="1"/>
      <w:marLeft w:val="0"/>
      <w:marRight w:val="0"/>
      <w:marTop w:val="0"/>
      <w:marBottom w:val="0"/>
      <w:divBdr>
        <w:top w:val="none" w:sz="0" w:space="0" w:color="auto"/>
        <w:left w:val="none" w:sz="0" w:space="0" w:color="auto"/>
        <w:bottom w:val="none" w:sz="0" w:space="0" w:color="auto"/>
        <w:right w:val="none" w:sz="0" w:space="0" w:color="auto"/>
      </w:divBdr>
    </w:div>
    <w:div w:id="220409170">
      <w:bodyDiv w:val="1"/>
      <w:marLeft w:val="0"/>
      <w:marRight w:val="0"/>
      <w:marTop w:val="0"/>
      <w:marBottom w:val="0"/>
      <w:divBdr>
        <w:top w:val="none" w:sz="0" w:space="0" w:color="auto"/>
        <w:left w:val="none" w:sz="0" w:space="0" w:color="auto"/>
        <w:bottom w:val="none" w:sz="0" w:space="0" w:color="auto"/>
        <w:right w:val="none" w:sz="0" w:space="0" w:color="auto"/>
      </w:divBdr>
    </w:div>
    <w:div w:id="220947842">
      <w:bodyDiv w:val="1"/>
      <w:marLeft w:val="0"/>
      <w:marRight w:val="0"/>
      <w:marTop w:val="0"/>
      <w:marBottom w:val="0"/>
      <w:divBdr>
        <w:top w:val="none" w:sz="0" w:space="0" w:color="auto"/>
        <w:left w:val="none" w:sz="0" w:space="0" w:color="auto"/>
        <w:bottom w:val="none" w:sz="0" w:space="0" w:color="auto"/>
        <w:right w:val="none" w:sz="0" w:space="0" w:color="auto"/>
      </w:divBdr>
    </w:div>
    <w:div w:id="228734862">
      <w:bodyDiv w:val="1"/>
      <w:marLeft w:val="0"/>
      <w:marRight w:val="0"/>
      <w:marTop w:val="0"/>
      <w:marBottom w:val="0"/>
      <w:divBdr>
        <w:top w:val="none" w:sz="0" w:space="0" w:color="auto"/>
        <w:left w:val="none" w:sz="0" w:space="0" w:color="auto"/>
        <w:bottom w:val="none" w:sz="0" w:space="0" w:color="auto"/>
        <w:right w:val="none" w:sz="0" w:space="0" w:color="auto"/>
      </w:divBdr>
    </w:div>
    <w:div w:id="231236726">
      <w:bodyDiv w:val="1"/>
      <w:marLeft w:val="0"/>
      <w:marRight w:val="0"/>
      <w:marTop w:val="0"/>
      <w:marBottom w:val="0"/>
      <w:divBdr>
        <w:top w:val="none" w:sz="0" w:space="0" w:color="auto"/>
        <w:left w:val="none" w:sz="0" w:space="0" w:color="auto"/>
        <w:bottom w:val="none" w:sz="0" w:space="0" w:color="auto"/>
        <w:right w:val="none" w:sz="0" w:space="0" w:color="auto"/>
      </w:divBdr>
    </w:div>
    <w:div w:id="257981796">
      <w:bodyDiv w:val="1"/>
      <w:marLeft w:val="0"/>
      <w:marRight w:val="0"/>
      <w:marTop w:val="0"/>
      <w:marBottom w:val="0"/>
      <w:divBdr>
        <w:top w:val="none" w:sz="0" w:space="0" w:color="auto"/>
        <w:left w:val="none" w:sz="0" w:space="0" w:color="auto"/>
        <w:bottom w:val="none" w:sz="0" w:space="0" w:color="auto"/>
        <w:right w:val="none" w:sz="0" w:space="0" w:color="auto"/>
      </w:divBdr>
    </w:div>
    <w:div w:id="260183450">
      <w:bodyDiv w:val="1"/>
      <w:marLeft w:val="0"/>
      <w:marRight w:val="0"/>
      <w:marTop w:val="0"/>
      <w:marBottom w:val="0"/>
      <w:divBdr>
        <w:top w:val="none" w:sz="0" w:space="0" w:color="auto"/>
        <w:left w:val="none" w:sz="0" w:space="0" w:color="auto"/>
        <w:bottom w:val="none" w:sz="0" w:space="0" w:color="auto"/>
        <w:right w:val="none" w:sz="0" w:space="0" w:color="auto"/>
      </w:divBdr>
    </w:div>
    <w:div w:id="306402276">
      <w:bodyDiv w:val="1"/>
      <w:marLeft w:val="0"/>
      <w:marRight w:val="0"/>
      <w:marTop w:val="0"/>
      <w:marBottom w:val="0"/>
      <w:divBdr>
        <w:top w:val="none" w:sz="0" w:space="0" w:color="auto"/>
        <w:left w:val="none" w:sz="0" w:space="0" w:color="auto"/>
        <w:bottom w:val="none" w:sz="0" w:space="0" w:color="auto"/>
        <w:right w:val="none" w:sz="0" w:space="0" w:color="auto"/>
      </w:divBdr>
    </w:div>
    <w:div w:id="329678072">
      <w:bodyDiv w:val="1"/>
      <w:marLeft w:val="0"/>
      <w:marRight w:val="0"/>
      <w:marTop w:val="0"/>
      <w:marBottom w:val="0"/>
      <w:divBdr>
        <w:top w:val="none" w:sz="0" w:space="0" w:color="auto"/>
        <w:left w:val="none" w:sz="0" w:space="0" w:color="auto"/>
        <w:bottom w:val="none" w:sz="0" w:space="0" w:color="auto"/>
        <w:right w:val="none" w:sz="0" w:space="0" w:color="auto"/>
      </w:divBdr>
    </w:div>
    <w:div w:id="345861914">
      <w:bodyDiv w:val="1"/>
      <w:marLeft w:val="0"/>
      <w:marRight w:val="0"/>
      <w:marTop w:val="0"/>
      <w:marBottom w:val="0"/>
      <w:divBdr>
        <w:top w:val="none" w:sz="0" w:space="0" w:color="auto"/>
        <w:left w:val="none" w:sz="0" w:space="0" w:color="auto"/>
        <w:bottom w:val="none" w:sz="0" w:space="0" w:color="auto"/>
        <w:right w:val="none" w:sz="0" w:space="0" w:color="auto"/>
      </w:divBdr>
    </w:div>
    <w:div w:id="357708405">
      <w:bodyDiv w:val="1"/>
      <w:marLeft w:val="0"/>
      <w:marRight w:val="0"/>
      <w:marTop w:val="0"/>
      <w:marBottom w:val="0"/>
      <w:divBdr>
        <w:top w:val="none" w:sz="0" w:space="0" w:color="auto"/>
        <w:left w:val="none" w:sz="0" w:space="0" w:color="auto"/>
        <w:bottom w:val="none" w:sz="0" w:space="0" w:color="auto"/>
        <w:right w:val="none" w:sz="0" w:space="0" w:color="auto"/>
      </w:divBdr>
    </w:div>
    <w:div w:id="393703718">
      <w:bodyDiv w:val="1"/>
      <w:marLeft w:val="0"/>
      <w:marRight w:val="0"/>
      <w:marTop w:val="0"/>
      <w:marBottom w:val="0"/>
      <w:divBdr>
        <w:top w:val="none" w:sz="0" w:space="0" w:color="auto"/>
        <w:left w:val="none" w:sz="0" w:space="0" w:color="auto"/>
        <w:bottom w:val="none" w:sz="0" w:space="0" w:color="auto"/>
        <w:right w:val="none" w:sz="0" w:space="0" w:color="auto"/>
      </w:divBdr>
    </w:div>
    <w:div w:id="396708653">
      <w:bodyDiv w:val="1"/>
      <w:marLeft w:val="0"/>
      <w:marRight w:val="0"/>
      <w:marTop w:val="0"/>
      <w:marBottom w:val="0"/>
      <w:divBdr>
        <w:top w:val="none" w:sz="0" w:space="0" w:color="auto"/>
        <w:left w:val="none" w:sz="0" w:space="0" w:color="auto"/>
        <w:bottom w:val="none" w:sz="0" w:space="0" w:color="auto"/>
        <w:right w:val="none" w:sz="0" w:space="0" w:color="auto"/>
      </w:divBdr>
    </w:div>
    <w:div w:id="407188653">
      <w:bodyDiv w:val="1"/>
      <w:marLeft w:val="0"/>
      <w:marRight w:val="0"/>
      <w:marTop w:val="0"/>
      <w:marBottom w:val="0"/>
      <w:divBdr>
        <w:top w:val="none" w:sz="0" w:space="0" w:color="auto"/>
        <w:left w:val="none" w:sz="0" w:space="0" w:color="auto"/>
        <w:bottom w:val="none" w:sz="0" w:space="0" w:color="auto"/>
        <w:right w:val="none" w:sz="0" w:space="0" w:color="auto"/>
      </w:divBdr>
    </w:div>
    <w:div w:id="411656848">
      <w:bodyDiv w:val="1"/>
      <w:marLeft w:val="0"/>
      <w:marRight w:val="0"/>
      <w:marTop w:val="0"/>
      <w:marBottom w:val="0"/>
      <w:divBdr>
        <w:top w:val="none" w:sz="0" w:space="0" w:color="auto"/>
        <w:left w:val="none" w:sz="0" w:space="0" w:color="auto"/>
        <w:bottom w:val="none" w:sz="0" w:space="0" w:color="auto"/>
        <w:right w:val="none" w:sz="0" w:space="0" w:color="auto"/>
      </w:divBdr>
    </w:div>
    <w:div w:id="422145905">
      <w:bodyDiv w:val="1"/>
      <w:marLeft w:val="0"/>
      <w:marRight w:val="0"/>
      <w:marTop w:val="0"/>
      <w:marBottom w:val="0"/>
      <w:divBdr>
        <w:top w:val="none" w:sz="0" w:space="0" w:color="auto"/>
        <w:left w:val="none" w:sz="0" w:space="0" w:color="auto"/>
        <w:bottom w:val="none" w:sz="0" w:space="0" w:color="auto"/>
        <w:right w:val="none" w:sz="0" w:space="0" w:color="auto"/>
      </w:divBdr>
    </w:div>
    <w:div w:id="428160014">
      <w:bodyDiv w:val="1"/>
      <w:marLeft w:val="0"/>
      <w:marRight w:val="0"/>
      <w:marTop w:val="0"/>
      <w:marBottom w:val="0"/>
      <w:divBdr>
        <w:top w:val="none" w:sz="0" w:space="0" w:color="auto"/>
        <w:left w:val="none" w:sz="0" w:space="0" w:color="auto"/>
        <w:bottom w:val="none" w:sz="0" w:space="0" w:color="auto"/>
        <w:right w:val="none" w:sz="0" w:space="0" w:color="auto"/>
      </w:divBdr>
    </w:div>
    <w:div w:id="428895012">
      <w:bodyDiv w:val="1"/>
      <w:marLeft w:val="0"/>
      <w:marRight w:val="0"/>
      <w:marTop w:val="0"/>
      <w:marBottom w:val="0"/>
      <w:divBdr>
        <w:top w:val="none" w:sz="0" w:space="0" w:color="auto"/>
        <w:left w:val="none" w:sz="0" w:space="0" w:color="auto"/>
        <w:bottom w:val="none" w:sz="0" w:space="0" w:color="auto"/>
        <w:right w:val="none" w:sz="0" w:space="0" w:color="auto"/>
      </w:divBdr>
    </w:div>
    <w:div w:id="430515130">
      <w:bodyDiv w:val="1"/>
      <w:marLeft w:val="0"/>
      <w:marRight w:val="0"/>
      <w:marTop w:val="0"/>
      <w:marBottom w:val="0"/>
      <w:divBdr>
        <w:top w:val="none" w:sz="0" w:space="0" w:color="auto"/>
        <w:left w:val="none" w:sz="0" w:space="0" w:color="auto"/>
        <w:bottom w:val="none" w:sz="0" w:space="0" w:color="auto"/>
        <w:right w:val="none" w:sz="0" w:space="0" w:color="auto"/>
      </w:divBdr>
    </w:div>
    <w:div w:id="433521547">
      <w:bodyDiv w:val="1"/>
      <w:marLeft w:val="0"/>
      <w:marRight w:val="0"/>
      <w:marTop w:val="0"/>
      <w:marBottom w:val="0"/>
      <w:divBdr>
        <w:top w:val="none" w:sz="0" w:space="0" w:color="auto"/>
        <w:left w:val="none" w:sz="0" w:space="0" w:color="auto"/>
        <w:bottom w:val="none" w:sz="0" w:space="0" w:color="auto"/>
        <w:right w:val="none" w:sz="0" w:space="0" w:color="auto"/>
      </w:divBdr>
    </w:div>
    <w:div w:id="434011341">
      <w:bodyDiv w:val="1"/>
      <w:marLeft w:val="0"/>
      <w:marRight w:val="0"/>
      <w:marTop w:val="0"/>
      <w:marBottom w:val="0"/>
      <w:divBdr>
        <w:top w:val="none" w:sz="0" w:space="0" w:color="auto"/>
        <w:left w:val="none" w:sz="0" w:space="0" w:color="auto"/>
        <w:bottom w:val="none" w:sz="0" w:space="0" w:color="auto"/>
        <w:right w:val="none" w:sz="0" w:space="0" w:color="auto"/>
      </w:divBdr>
    </w:div>
    <w:div w:id="446630649">
      <w:bodyDiv w:val="1"/>
      <w:marLeft w:val="0"/>
      <w:marRight w:val="0"/>
      <w:marTop w:val="0"/>
      <w:marBottom w:val="0"/>
      <w:divBdr>
        <w:top w:val="none" w:sz="0" w:space="0" w:color="auto"/>
        <w:left w:val="none" w:sz="0" w:space="0" w:color="auto"/>
        <w:bottom w:val="none" w:sz="0" w:space="0" w:color="auto"/>
        <w:right w:val="none" w:sz="0" w:space="0" w:color="auto"/>
      </w:divBdr>
    </w:div>
    <w:div w:id="453134185">
      <w:bodyDiv w:val="1"/>
      <w:marLeft w:val="0"/>
      <w:marRight w:val="0"/>
      <w:marTop w:val="0"/>
      <w:marBottom w:val="0"/>
      <w:divBdr>
        <w:top w:val="none" w:sz="0" w:space="0" w:color="auto"/>
        <w:left w:val="none" w:sz="0" w:space="0" w:color="auto"/>
        <w:bottom w:val="none" w:sz="0" w:space="0" w:color="auto"/>
        <w:right w:val="none" w:sz="0" w:space="0" w:color="auto"/>
      </w:divBdr>
    </w:div>
    <w:div w:id="460734250">
      <w:bodyDiv w:val="1"/>
      <w:marLeft w:val="0"/>
      <w:marRight w:val="0"/>
      <w:marTop w:val="0"/>
      <w:marBottom w:val="0"/>
      <w:divBdr>
        <w:top w:val="none" w:sz="0" w:space="0" w:color="auto"/>
        <w:left w:val="none" w:sz="0" w:space="0" w:color="auto"/>
        <w:bottom w:val="none" w:sz="0" w:space="0" w:color="auto"/>
        <w:right w:val="none" w:sz="0" w:space="0" w:color="auto"/>
      </w:divBdr>
    </w:div>
    <w:div w:id="475685835">
      <w:bodyDiv w:val="1"/>
      <w:marLeft w:val="0"/>
      <w:marRight w:val="0"/>
      <w:marTop w:val="0"/>
      <w:marBottom w:val="0"/>
      <w:divBdr>
        <w:top w:val="none" w:sz="0" w:space="0" w:color="auto"/>
        <w:left w:val="none" w:sz="0" w:space="0" w:color="auto"/>
        <w:bottom w:val="none" w:sz="0" w:space="0" w:color="auto"/>
        <w:right w:val="none" w:sz="0" w:space="0" w:color="auto"/>
      </w:divBdr>
    </w:div>
    <w:div w:id="476269145">
      <w:bodyDiv w:val="1"/>
      <w:marLeft w:val="0"/>
      <w:marRight w:val="0"/>
      <w:marTop w:val="0"/>
      <w:marBottom w:val="0"/>
      <w:divBdr>
        <w:top w:val="none" w:sz="0" w:space="0" w:color="auto"/>
        <w:left w:val="none" w:sz="0" w:space="0" w:color="auto"/>
        <w:bottom w:val="none" w:sz="0" w:space="0" w:color="auto"/>
        <w:right w:val="none" w:sz="0" w:space="0" w:color="auto"/>
      </w:divBdr>
    </w:div>
    <w:div w:id="478151648">
      <w:bodyDiv w:val="1"/>
      <w:marLeft w:val="0"/>
      <w:marRight w:val="0"/>
      <w:marTop w:val="0"/>
      <w:marBottom w:val="0"/>
      <w:divBdr>
        <w:top w:val="none" w:sz="0" w:space="0" w:color="auto"/>
        <w:left w:val="none" w:sz="0" w:space="0" w:color="auto"/>
        <w:bottom w:val="none" w:sz="0" w:space="0" w:color="auto"/>
        <w:right w:val="none" w:sz="0" w:space="0" w:color="auto"/>
      </w:divBdr>
    </w:div>
    <w:div w:id="484518395">
      <w:bodyDiv w:val="1"/>
      <w:marLeft w:val="0"/>
      <w:marRight w:val="0"/>
      <w:marTop w:val="0"/>
      <w:marBottom w:val="0"/>
      <w:divBdr>
        <w:top w:val="none" w:sz="0" w:space="0" w:color="auto"/>
        <w:left w:val="none" w:sz="0" w:space="0" w:color="auto"/>
        <w:bottom w:val="none" w:sz="0" w:space="0" w:color="auto"/>
        <w:right w:val="none" w:sz="0" w:space="0" w:color="auto"/>
      </w:divBdr>
    </w:div>
    <w:div w:id="487593090">
      <w:bodyDiv w:val="1"/>
      <w:marLeft w:val="0"/>
      <w:marRight w:val="0"/>
      <w:marTop w:val="0"/>
      <w:marBottom w:val="0"/>
      <w:divBdr>
        <w:top w:val="none" w:sz="0" w:space="0" w:color="auto"/>
        <w:left w:val="none" w:sz="0" w:space="0" w:color="auto"/>
        <w:bottom w:val="none" w:sz="0" w:space="0" w:color="auto"/>
        <w:right w:val="none" w:sz="0" w:space="0" w:color="auto"/>
      </w:divBdr>
    </w:div>
    <w:div w:id="489373802">
      <w:bodyDiv w:val="1"/>
      <w:marLeft w:val="0"/>
      <w:marRight w:val="0"/>
      <w:marTop w:val="0"/>
      <w:marBottom w:val="0"/>
      <w:divBdr>
        <w:top w:val="none" w:sz="0" w:space="0" w:color="auto"/>
        <w:left w:val="none" w:sz="0" w:space="0" w:color="auto"/>
        <w:bottom w:val="none" w:sz="0" w:space="0" w:color="auto"/>
        <w:right w:val="none" w:sz="0" w:space="0" w:color="auto"/>
      </w:divBdr>
    </w:div>
    <w:div w:id="489518874">
      <w:bodyDiv w:val="1"/>
      <w:marLeft w:val="0"/>
      <w:marRight w:val="0"/>
      <w:marTop w:val="0"/>
      <w:marBottom w:val="0"/>
      <w:divBdr>
        <w:top w:val="none" w:sz="0" w:space="0" w:color="auto"/>
        <w:left w:val="none" w:sz="0" w:space="0" w:color="auto"/>
        <w:bottom w:val="none" w:sz="0" w:space="0" w:color="auto"/>
        <w:right w:val="none" w:sz="0" w:space="0" w:color="auto"/>
      </w:divBdr>
    </w:div>
    <w:div w:id="532115639">
      <w:bodyDiv w:val="1"/>
      <w:marLeft w:val="0"/>
      <w:marRight w:val="0"/>
      <w:marTop w:val="0"/>
      <w:marBottom w:val="0"/>
      <w:divBdr>
        <w:top w:val="none" w:sz="0" w:space="0" w:color="auto"/>
        <w:left w:val="none" w:sz="0" w:space="0" w:color="auto"/>
        <w:bottom w:val="none" w:sz="0" w:space="0" w:color="auto"/>
        <w:right w:val="none" w:sz="0" w:space="0" w:color="auto"/>
      </w:divBdr>
    </w:div>
    <w:div w:id="539129626">
      <w:bodyDiv w:val="1"/>
      <w:marLeft w:val="0"/>
      <w:marRight w:val="0"/>
      <w:marTop w:val="0"/>
      <w:marBottom w:val="0"/>
      <w:divBdr>
        <w:top w:val="none" w:sz="0" w:space="0" w:color="auto"/>
        <w:left w:val="none" w:sz="0" w:space="0" w:color="auto"/>
        <w:bottom w:val="none" w:sz="0" w:space="0" w:color="auto"/>
        <w:right w:val="none" w:sz="0" w:space="0" w:color="auto"/>
      </w:divBdr>
    </w:div>
    <w:div w:id="542642919">
      <w:bodyDiv w:val="1"/>
      <w:marLeft w:val="0"/>
      <w:marRight w:val="0"/>
      <w:marTop w:val="0"/>
      <w:marBottom w:val="0"/>
      <w:divBdr>
        <w:top w:val="none" w:sz="0" w:space="0" w:color="auto"/>
        <w:left w:val="none" w:sz="0" w:space="0" w:color="auto"/>
        <w:bottom w:val="none" w:sz="0" w:space="0" w:color="auto"/>
        <w:right w:val="none" w:sz="0" w:space="0" w:color="auto"/>
      </w:divBdr>
    </w:div>
    <w:div w:id="549652242">
      <w:bodyDiv w:val="1"/>
      <w:marLeft w:val="0"/>
      <w:marRight w:val="0"/>
      <w:marTop w:val="0"/>
      <w:marBottom w:val="0"/>
      <w:divBdr>
        <w:top w:val="none" w:sz="0" w:space="0" w:color="auto"/>
        <w:left w:val="none" w:sz="0" w:space="0" w:color="auto"/>
        <w:bottom w:val="none" w:sz="0" w:space="0" w:color="auto"/>
        <w:right w:val="none" w:sz="0" w:space="0" w:color="auto"/>
      </w:divBdr>
    </w:div>
    <w:div w:id="553079364">
      <w:bodyDiv w:val="1"/>
      <w:marLeft w:val="0"/>
      <w:marRight w:val="0"/>
      <w:marTop w:val="0"/>
      <w:marBottom w:val="0"/>
      <w:divBdr>
        <w:top w:val="none" w:sz="0" w:space="0" w:color="auto"/>
        <w:left w:val="none" w:sz="0" w:space="0" w:color="auto"/>
        <w:bottom w:val="none" w:sz="0" w:space="0" w:color="auto"/>
        <w:right w:val="none" w:sz="0" w:space="0" w:color="auto"/>
      </w:divBdr>
    </w:div>
    <w:div w:id="562134085">
      <w:bodyDiv w:val="1"/>
      <w:marLeft w:val="0"/>
      <w:marRight w:val="0"/>
      <w:marTop w:val="0"/>
      <w:marBottom w:val="0"/>
      <w:divBdr>
        <w:top w:val="none" w:sz="0" w:space="0" w:color="auto"/>
        <w:left w:val="none" w:sz="0" w:space="0" w:color="auto"/>
        <w:bottom w:val="none" w:sz="0" w:space="0" w:color="auto"/>
        <w:right w:val="none" w:sz="0" w:space="0" w:color="auto"/>
      </w:divBdr>
    </w:div>
    <w:div w:id="568539551">
      <w:bodyDiv w:val="1"/>
      <w:marLeft w:val="0"/>
      <w:marRight w:val="0"/>
      <w:marTop w:val="0"/>
      <w:marBottom w:val="0"/>
      <w:divBdr>
        <w:top w:val="none" w:sz="0" w:space="0" w:color="auto"/>
        <w:left w:val="none" w:sz="0" w:space="0" w:color="auto"/>
        <w:bottom w:val="none" w:sz="0" w:space="0" w:color="auto"/>
        <w:right w:val="none" w:sz="0" w:space="0" w:color="auto"/>
      </w:divBdr>
    </w:div>
    <w:div w:id="571695161">
      <w:bodyDiv w:val="1"/>
      <w:marLeft w:val="0"/>
      <w:marRight w:val="0"/>
      <w:marTop w:val="0"/>
      <w:marBottom w:val="0"/>
      <w:divBdr>
        <w:top w:val="none" w:sz="0" w:space="0" w:color="auto"/>
        <w:left w:val="none" w:sz="0" w:space="0" w:color="auto"/>
        <w:bottom w:val="none" w:sz="0" w:space="0" w:color="auto"/>
        <w:right w:val="none" w:sz="0" w:space="0" w:color="auto"/>
      </w:divBdr>
    </w:div>
    <w:div w:id="577518883">
      <w:bodyDiv w:val="1"/>
      <w:marLeft w:val="0"/>
      <w:marRight w:val="0"/>
      <w:marTop w:val="0"/>
      <w:marBottom w:val="0"/>
      <w:divBdr>
        <w:top w:val="none" w:sz="0" w:space="0" w:color="auto"/>
        <w:left w:val="none" w:sz="0" w:space="0" w:color="auto"/>
        <w:bottom w:val="none" w:sz="0" w:space="0" w:color="auto"/>
        <w:right w:val="none" w:sz="0" w:space="0" w:color="auto"/>
      </w:divBdr>
    </w:div>
    <w:div w:id="577642586">
      <w:bodyDiv w:val="1"/>
      <w:marLeft w:val="0"/>
      <w:marRight w:val="0"/>
      <w:marTop w:val="0"/>
      <w:marBottom w:val="0"/>
      <w:divBdr>
        <w:top w:val="none" w:sz="0" w:space="0" w:color="auto"/>
        <w:left w:val="none" w:sz="0" w:space="0" w:color="auto"/>
        <w:bottom w:val="none" w:sz="0" w:space="0" w:color="auto"/>
        <w:right w:val="none" w:sz="0" w:space="0" w:color="auto"/>
      </w:divBdr>
    </w:div>
    <w:div w:id="586185776">
      <w:bodyDiv w:val="1"/>
      <w:marLeft w:val="0"/>
      <w:marRight w:val="0"/>
      <w:marTop w:val="0"/>
      <w:marBottom w:val="0"/>
      <w:divBdr>
        <w:top w:val="none" w:sz="0" w:space="0" w:color="auto"/>
        <w:left w:val="none" w:sz="0" w:space="0" w:color="auto"/>
        <w:bottom w:val="none" w:sz="0" w:space="0" w:color="auto"/>
        <w:right w:val="none" w:sz="0" w:space="0" w:color="auto"/>
      </w:divBdr>
    </w:div>
    <w:div w:id="590624681">
      <w:bodyDiv w:val="1"/>
      <w:marLeft w:val="0"/>
      <w:marRight w:val="0"/>
      <w:marTop w:val="0"/>
      <w:marBottom w:val="0"/>
      <w:divBdr>
        <w:top w:val="none" w:sz="0" w:space="0" w:color="auto"/>
        <w:left w:val="none" w:sz="0" w:space="0" w:color="auto"/>
        <w:bottom w:val="none" w:sz="0" w:space="0" w:color="auto"/>
        <w:right w:val="none" w:sz="0" w:space="0" w:color="auto"/>
      </w:divBdr>
    </w:div>
    <w:div w:id="591201343">
      <w:bodyDiv w:val="1"/>
      <w:marLeft w:val="0"/>
      <w:marRight w:val="0"/>
      <w:marTop w:val="0"/>
      <w:marBottom w:val="0"/>
      <w:divBdr>
        <w:top w:val="none" w:sz="0" w:space="0" w:color="auto"/>
        <w:left w:val="none" w:sz="0" w:space="0" w:color="auto"/>
        <w:bottom w:val="none" w:sz="0" w:space="0" w:color="auto"/>
        <w:right w:val="none" w:sz="0" w:space="0" w:color="auto"/>
      </w:divBdr>
    </w:div>
    <w:div w:id="592712443">
      <w:bodyDiv w:val="1"/>
      <w:marLeft w:val="0"/>
      <w:marRight w:val="0"/>
      <w:marTop w:val="0"/>
      <w:marBottom w:val="0"/>
      <w:divBdr>
        <w:top w:val="none" w:sz="0" w:space="0" w:color="auto"/>
        <w:left w:val="none" w:sz="0" w:space="0" w:color="auto"/>
        <w:bottom w:val="none" w:sz="0" w:space="0" w:color="auto"/>
        <w:right w:val="none" w:sz="0" w:space="0" w:color="auto"/>
      </w:divBdr>
    </w:div>
    <w:div w:id="598105535">
      <w:bodyDiv w:val="1"/>
      <w:marLeft w:val="0"/>
      <w:marRight w:val="0"/>
      <w:marTop w:val="0"/>
      <w:marBottom w:val="0"/>
      <w:divBdr>
        <w:top w:val="none" w:sz="0" w:space="0" w:color="auto"/>
        <w:left w:val="none" w:sz="0" w:space="0" w:color="auto"/>
        <w:bottom w:val="none" w:sz="0" w:space="0" w:color="auto"/>
        <w:right w:val="none" w:sz="0" w:space="0" w:color="auto"/>
      </w:divBdr>
    </w:div>
    <w:div w:id="599332580">
      <w:bodyDiv w:val="1"/>
      <w:marLeft w:val="0"/>
      <w:marRight w:val="0"/>
      <w:marTop w:val="0"/>
      <w:marBottom w:val="0"/>
      <w:divBdr>
        <w:top w:val="none" w:sz="0" w:space="0" w:color="auto"/>
        <w:left w:val="none" w:sz="0" w:space="0" w:color="auto"/>
        <w:bottom w:val="none" w:sz="0" w:space="0" w:color="auto"/>
        <w:right w:val="none" w:sz="0" w:space="0" w:color="auto"/>
      </w:divBdr>
    </w:div>
    <w:div w:id="603616794">
      <w:bodyDiv w:val="1"/>
      <w:marLeft w:val="0"/>
      <w:marRight w:val="0"/>
      <w:marTop w:val="0"/>
      <w:marBottom w:val="0"/>
      <w:divBdr>
        <w:top w:val="none" w:sz="0" w:space="0" w:color="auto"/>
        <w:left w:val="none" w:sz="0" w:space="0" w:color="auto"/>
        <w:bottom w:val="none" w:sz="0" w:space="0" w:color="auto"/>
        <w:right w:val="none" w:sz="0" w:space="0" w:color="auto"/>
      </w:divBdr>
    </w:div>
    <w:div w:id="617837848">
      <w:bodyDiv w:val="1"/>
      <w:marLeft w:val="0"/>
      <w:marRight w:val="0"/>
      <w:marTop w:val="0"/>
      <w:marBottom w:val="0"/>
      <w:divBdr>
        <w:top w:val="none" w:sz="0" w:space="0" w:color="auto"/>
        <w:left w:val="none" w:sz="0" w:space="0" w:color="auto"/>
        <w:bottom w:val="none" w:sz="0" w:space="0" w:color="auto"/>
        <w:right w:val="none" w:sz="0" w:space="0" w:color="auto"/>
      </w:divBdr>
    </w:div>
    <w:div w:id="622809071">
      <w:bodyDiv w:val="1"/>
      <w:marLeft w:val="0"/>
      <w:marRight w:val="0"/>
      <w:marTop w:val="0"/>
      <w:marBottom w:val="0"/>
      <w:divBdr>
        <w:top w:val="none" w:sz="0" w:space="0" w:color="auto"/>
        <w:left w:val="none" w:sz="0" w:space="0" w:color="auto"/>
        <w:bottom w:val="none" w:sz="0" w:space="0" w:color="auto"/>
        <w:right w:val="none" w:sz="0" w:space="0" w:color="auto"/>
      </w:divBdr>
    </w:div>
    <w:div w:id="625046958">
      <w:bodyDiv w:val="1"/>
      <w:marLeft w:val="0"/>
      <w:marRight w:val="0"/>
      <w:marTop w:val="0"/>
      <w:marBottom w:val="0"/>
      <w:divBdr>
        <w:top w:val="none" w:sz="0" w:space="0" w:color="auto"/>
        <w:left w:val="none" w:sz="0" w:space="0" w:color="auto"/>
        <w:bottom w:val="none" w:sz="0" w:space="0" w:color="auto"/>
        <w:right w:val="none" w:sz="0" w:space="0" w:color="auto"/>
      </w:divBdr>
    </w:div>
    <w:div w:id="625434863">
      <w:bodyDiv w:val="1"/>
      <w:marLeft w:val="0"/>
      <w:marRight w:val="0"/>
      <w:marTop w:val="0"/>
      <w:marBottom w:val="0"/>
      <w:divBdr>
        <w:top w:val="none" w:sz="0" w:space="0" w:color="auto"/>
        <w:left w:val="none" w:sz="0" w:space="0" w:color="auto"/>
        <w:bottom w:val="none" w:sz="0" w:space="0" w:color="auto"/>
        <w:right w:val="none" w:sz="0" w:space="0" w:color="auto"/>
      </w:divBdr>
    </w:div>
    <w:div w:id="631137149">
      <w:bodyDiv w:val="1"/>
      <w:marLeft w:val="0"/>
      <w:marRight w:val="0"/>
      <w:marTop w:val="0"/>
      <w:marBottom w:val="0"/>
      <w:divBdr>
        <w:top w:val="none" w:sz="0" w:space="0" w:color="auto"/>
        <w:left w:val="none" w:sz="0" w:space="0" w:color="auto"/>
        <w:bottom w:val="none" w:sz="0" w:space="0" w:color="auto"/>
        <w:right w:val="none" w:sz="0" w:space="0" w:color="auto"/>
      </w:divBdr>
    </w:div>
    <w:div w:id="643507452">
      <w:bodyDiv w:val="1"/>
      <w:marLeft w:val="0"/>
      <w:marRight w:val="0"/>
      <w:marTop w:val="0"/>
      <w:marBottom w:val="0"/>
      <w:divBdr>
        <w:top w:val="none" w:sz="0" w:space="0" w:color="auto"/>
        <w:left w:val="none" w:sz="0" w:space="0" w:color="auto"/>
        <w:bottom w:val="none" w:sz="0" w:space="0" w:color="auto"/>
        <w:right w:val="none" w:sz="0" w:space="0" w:color="auto"/>
      </w:divBdr>
    </w:div>
    <w:div w:id="645670278">
      <w:bodyDiv w:val="1"/>
      <w:marLeft w:val="0"/>
      <w:marRight w:val="0"/>
      <w:marTop w:val="0"/>
      <w:marBottom w:val="0"/>
      <w:divBdr>
        <w:top w:val="none" w:sz="0" w:space="0" w:color="auto"/>
        <w:left w:val="none" w:sz="0" w:space="0" w:color="auto"/>
        <w:bottom w:val="none" w:sz="0" w:space="0" w:color="auto"/>
        <w:right w:val="none" w:sz="0" w:space="0" w:color="auto"/>
      </w:divBdr>
    </w:div>
    <w:div w:id="653265040">
      <w:bodyDiv w:val="1"/>
      <w:marLeft w:val="0"/>
      <w:marRight w:val="0"/>
      <w:marTop w:val="0"/>
      <w:marBottom w:val="0"/>
      <w:divBdr>
        <w:top w:val="none" w:sz="0" w:space="0" w:color="auto"/>
        <w:left w:val="none" w:sz="0" w:space="0" w:color="auto"/>
        <w:bottom w:val="none" w:sz="0" w:space="0" w:color="auto"/>
        <w:right w:val="none" w:sz="0" w:space="0" w:color="auto"/>
      </w:divBdr>
    </w:div>
    <w:div w:id="661860772">
      <w:bodyDiv w:val="1"/>
      <w:marLeft w:val="0"/>
      <w:marRight w:val="0"/>
      <w:marTop w:val="0"/>
      <w:marBottom w:val="0"/>
      <w:divBdr>
        <w:top w:val="none" w:sz="0" w:space="0" w:color="auto"/>
        <w:left w:val="none" w:sz="0" w:space="0" w:color="auto"/>
        <w:bottom w:val="none" w:sz="0" w:space="0" w:color="auto"/>
        <w:right w:val="none" w:sz="0" w:space="0" w:color="auto"/>
      </w:divBdr>
    </w:div>
    <w:div w:id="664935063">
      <w:bodyDiv w:val="1"/>
      <w:marLeft w:val="0"/>
      <w:marRight w:val="0"/>
      <w:marTop w:val="0"/>
      <w:marBottom w:val="0"/>
      <w:divBdr>
        <w:top w:val="none" w:sz="0" w:space="0" w:color="auto"/>
        <w:left w:val="none" w:sz="0" w:space="0" w:color="auto"/>
        <w:bottom w:val="none" w:sz="0" w:space="0" w:color="auto"/>
        <w:right w:val="none" w:sz="0" w:space="0" w:color="auto"/>
      </w:divBdr>
    </w:div>
    <w:div w:id="680621385">
      <w:bodyDiv w:val="1"/>
      <w:marLeft w:val="0"/>
      <w:marRight w:val="0"/>
      <w:marTop w:val="0"/>
      <w:marBottom w:val="0"/>
      <w:divBdr>
        <w:top w:val="none" w:sz="0" w:space="0" w:color="auto"/>
        <w:left w:val="none" w:sz="0" w:space="0" w:color="auto"/>
        <w:bottom w:val="none" w:sz="0" w:space="0" w:color="auto"/>
        <w:right w:val="none" w:sz="0" w:space="0" w:color="auto"/>
      </w:divBdr>
    </w:div>
    <w:div w:id="683477778">
      <w:bodyDiv w:val="1"/>
      <w:marLeft w:val="0"/>
      <w:marRight w:val="0"/>
      <w:marTop w:val="0"/>
      <w:marBottom w:val="0"/>
      <w:divBdr>
        <w:top w:val="none" w:sz="0" w:space="0" w:color="auto"/>
        <w:left w:val="none" w:sz="0" w:space="0" w:color="auto"/>
        <w:bottom w:val="none" w:sz="0" w:space="0" w:color="auto"/>
        <w:right w:val="none" w:sz="0" w:space="0" w:color="auto"/>
      </w:divBdr>
    </w:div>
    <w:div w:id="695928658">
      <w:bodyDiv w:val="1"/>
      <w:marLeft w:val="0"/>
      <w:marRight w:val="0"/>
      <w:marTop w:val="0"/>
      <w:marBottom w:val="0"/>
      <w:divBdr>
        <w:top w:val="none" w:sz="0" w:space="0" w:color="auto"/>
        <w:left w:val="none" w:sz="0" w:space="0" w:color="auto"/>
        <w:bottom w:val="none" w:sz="0" w:space="0" w:color="auto"/>
        <w:right w:val="none" w:sz="0" w:space="0" w:color="auto"/>
      </w:divBdr>
    </w:div>
    <w:div w:id="697388079">
      <w:bodyDiv w:val="1"/>
      <w:marLeft w:val="0"/>
      <w:marRight w:val="0"/>
      <w:marTop w:val="0"/>
      <w:marBottom w:val="0"/>
      <w:divBdr>
        <w:top w:val="none" w:sz="0" w:space="0" w:color="auto"/>
        <w:left w:val="none" w:sz="0" w:space="0" w:color="auto"/>
        <w:bottom w:val="none" w:sz="0" w:space="0" w:color="auto"/>
        <w:right w:val="none" w:sz="0" w:space="0" w:color="auto"/>
      </w:divBdr>
    </w:div>
    <w:div w:id="705913356">
      <w:bodyDiv w:val="1"/>
      <w:marLeft w:val="0"/>
      <w:marRight w:val="0"/>
      <w:marTop w:val="0"/>
      <w:marBottom w:val="0"/>
      <w:divBdr>
        <w:top w:val="none" w:sz="0" w:space="0" w:color="auto"/>
        <w:left w:val="none" w:sz="0" w:space="0" w:color="auto"/>
        <w:bottom w:val="none" w:sz="0" w:space="0" w:color="auto"/>
        <w:right w:val="none" w:sz="0" w:space="0" w:color="auto"/>
      </w:divBdr>
    </w:div>
    <w:div w:id="707804342">
      <w:bodyDiv w:val="1"/>
      <w:marLeft w:val="0"/>
      <w:marRight w:val="0"/>
      <w:marTop w:val="0"/>
      <w:marBottom w:val="0"/>
      <w:divBdr>
        <w:top w:val="none" w:sz="0" w:space="0" w:color="auto"/>
        <w:left w:val="none" w:sz="0" w:space="0" w:color="auto"/>
        <w:bottom w:val="none" w:sz="0" w:space="0" w:color="auto"/>
        <w:right w:val="none" w:sz="0" w:space="0" w:color="auto"/>
      </w:divBdr>
    </w:div>
    <w:div w:id="711852297">
      <w:bodyDiv w:val="1"/>
      <w:marLeft w:val="0"/>
      <w:marRight w:val="0"/>
      <w:marTop w:val="0"/>
      <w:marBottom w:val="0"/>
      <w:divBdr>
        <w:top w:val="none" w:sz="0" w:space="0" w:color="auto"/>
        <w:left w:val="none" w:sz="0" w:space="0" w:color="auto"/>
        <w:bottom w:val="none" w:sz="0" w:space="0" w:color="auto"/>
        <w:right w:val="none" w:sz="0" w:space="0" w:color="auto"/>
      </w:divBdr>
    </w:div>
    <w:div w:id="712773750">
      <w:bodyDiv w:val="1"/>
      <w:marLeft w:val="0"/>
      <w:marRight w:val="0"/>
      <w:marTop w:val="0"/>
      <w:marBottom w:val="0"/>
      <w:divBdr>
        <w:top w:val="none" w:sz="0" w:space="0" w:color="auto"/>
        <w:left w:val="none" w:sz="0" w:space="0" w:color="auto"/>
        <w:bottom w:val="none" w:sz="0" w:space="0" w:color="auto"/>
        <w:right w:val="none" w:sz="0" w:space="0" w:color="auto"/>
      </w:divBdr>
    </w:div>
    <w:div w:id="717441290">
      <w:bodyDiv w:val="1"/>
      <w:marLeft w:val="0"/>
      <w:marRight w:val="0"/>
      <w:marTop w:val="0"/>
      <w:marBottom w:val="0"/>
      <w:divBdr>
        <w:top w:val="none" w:sz="0" w:space="0" w:color="auto"/>
        <w:left w:val="none" w:sz="0" w:space="0" w:color="auto"/>
        <w:bottom w:val="none" w:sz="0" w:space="0" w:color="auto"/>
        <w:right w:val="none" w:sz="0" w:space="0" w:color="auto"/>
      </w:divBdr>
    </w:div>
    <w:div w:id="727532091">
      <w:bodyDiv w:val="1"/>
      <w:marLeft w:val="0"/>
      <w:marRight w:val="0"/>
      <w:marTop w:val="0"/>
      <w:marBottom w:val="0"/>
      <w:divBdr>
        <w:top w:val="none" w:sz="0" w:space="0" w:color="auto"/>
        <w:left w:val="none" w:sz="0" w:space="0" w:color="auto"/>
        <w:bottom w:val="none" w:sz="0" w:space="0" w:color="auto"/>
        <w:right w:val="none" w:sz="0" w:space="0" w:color="auto"/>
      </w:divBdr>
    </w:div>
    <w:div w:id="738216434">
      <w:bodyDiv w:val="1"/>
      <w:marLeft w:val="0"/>
      <w:marRight w:val="0"/>
      <w:marTop w:val="0"/>
      <w:marBottom w:val="0"/>
      <w:divBdr>
        <w:top w:val="none" w:sz="0" w:space="0" w:color="auto"/>
        <w:left w:val="none" w:sz="0" w:space="0" w:color="auto"/>
        <w:bottom w:val="none" w:sz="0" w:space="0" w:color="auto"/>
        <w:right w:val="none" w:sz="0" w:space="0" w:color="auto"/>
      </w:divBdr>
    </w:div>
    <w:div w:id="739206108">
      <w:bodyDiv w:val="1"/>
      <w:marLeft w:val="0"/>
      <w:marRight w:val="0"/>
      <w:marTop w:val="0"/>
      <w:marBottom w:val="0"/>
      <w:divBdr>
        <w:top w:val="none" w:sz="0" w:space="0" w:color="auto"/>
        <w:left w:val="none" w:sz="0" w:space="0" w:color="auto"/>
        <w:bottom w:val="none" w:sz="0" w:space="0" w:color="auto"/>
        <w:right w:val="none" w:sz="0" w:space="0" w:color="auto"/>
      </w:divBdr>
    </w:div>
    <w:div w:id="750155985">
      <w:bodyDiv w:val="1"/>
      <w:marLeft w:val="0"/>
      <w:marRight w:val="0"/>
      <w:marTop w:val="0"/>
      <w:marBottom w:val="0"/>
      <w:divBdr>
        <w:top w:val="none" w:sz="0" w:space="0" w:color="auto"/>
        <w:left w:val="none" w:sz="0" w:space="0" w:color="auto"/>
        <w:bottom w:val="none" w:sz="0" w:space="0" w:color="auto"/>
        <w:right w:val="none" w:sz="0" w:space="0" w:color="auto"/>
      </w:divBdr>
    </w:div>
    <w:div w:id="772554404">
      <w:bodyDiv w:val="1"/>
      <w:marLeft w:val="0"/>
      <w:marRight w:val="0"/>
      <w:marTop w:val="0"/>
      <w:marBottom w:val="0"/>
      <w:divBdr>
        <w:top w:val="none" w:sz="0" w:space="0" w:color="auto"/>
        <w:left w:val="none" w:sz="0" w:space="0" w:color="auto"/>
        <w:bottom w:val="none" w:sz="0" w:space="0" w:color="auto"/>
        <w:right w:val="none" w:sz="0" w:space="0" w:color="auto"/>
      </w:divBdr>
    </w:div>
    <w:div w:id="773865060">
      <w:bodyDiv w:val="1"/>
      <w:marLeft w:val="0"/>
      <w:marRight w:val="0"/>
      <w:marTop w:val="0"/>
      <w:marBottom w:val="0"/>
      <w:divBdr>
        <w:top w:val="none" w:sz="0" w:space="0" w:color="auto"/>
        <w:left w:val="none" w:sz="0" w:space="0" w:color="auto"/>
        <w:bottom w:val="none" w:sz="0" w:space="0" w:color="auto"/>
        <w:right w:val="none" w:sz="0" w:space="0" w:color="auto"/>
      </w:divBdr>
    </w:div>
    <w:div w:id="781262980">
      <w:bodyDiv w:val="1"/>
      <w:marLeft w:val="0"/>
      <w:marRight w:val="0"/>
      <w:marTop w:val="0"/>
      <w:marBottom w:val="0"/>
      <w:divBdr>
        <w:top w:val="none" w:sz="0" w:space="0" w:color="auto"/>
        <w:left w:val="none" w:sz="0" w:space="0" w:color="auto"/>
        <w:bottom w:val="none" w:sz="0" w:space="0" w:color="auto"/>
        <w:right w:val="none" w:sz="0" w:space="0" w:color="auto"/>
      </w:divBdr>
    </w:div>
    <w:div w:id="782119622">
      <w:bodyDiv w:val="1"/>
      <w:marLeft w:val="0"/>
      <w:marRight w:val="0"/>
      <w:marTop w:val="0"/>
      <w:marBottom w:val="0"/>
      <w:divBdr>
        <w:top w:val="none" w:sz="0" w:space="0" w:color="auto"/>
        <w:left w:val="none" w:sz="0" w:space="0" w:color="auto"/>
        <w:bottom w:val="none" w:sz="0" w:space="0" w:color="auto"/>
        <w:right w:val="none" w:sz="0" w:space="0" w:color="auto"/>
      </w:divBdr>
    </w:div>
    <w:div w:id="791676143">
      <w:bodyDiv w:val="1"/>
      <w:marLeft w:val="0"/>
      <w:marRight w:val="0"/>
      <w:marTop w:val="0"/>
      <w:marBottom w:val="0"/>
      <w:divBdr>
        <w:top w:val="none" w:sz="0" w:space="0" w:color="auto"/>
        <w:left w:val="none" w:sz="0" w:space="0" w:color="auto"/>
        <w:bottom w:val="none" w:sz="0" w:space="0" w:color="auto"/>
        <w:right w:val="none" w:sz="0" w:space="0" w:color="auto"/>
      </w:divBdr>
    </w:div>
    <w:div w:id="793791414">
      <w:bodyDiv w:val="1"/>
      <w:marLeft w:val="0"/>
      <w:marRight w:val="0"/>
      <w:marTop w:val="0"/>
      <w:marBottom w:val="0"/>
      <w:divBdr>
        <w:top w:val="none" w:sz="0" w:space="0" w:color="auto"/>
        <w:left w:val="none" w:sz="0" w:space="0" w:color="auto"/>
        <w:bottom w:val="none" w:sz="0" w:space="0" w:color="auto"/>
        <w:right w:val="none" w:sz="0" w:space="0" w:color="auto"/>
      </w:divBdr>
    </w:div>
    <w:div w:id="794760792">
      <w:bodyDiv w:val="1"/>
      <w:marLeft w:val="0"/>
      <w:marRight w:val="0"/>
      <w:marTop w:val="0"/>
      <w:marBottom w:val="0"/>
      <w:divBdr>
        <w:top w:val="none" w:sz="0" w:space="0" w:color="auto"/>
        <w:left w:val="none" w:sz="0" w:space="0" w:color="auto"/>
        <w:bottom w:val="none" w:sz="0" w:space="0" w:color="auto"/>
        <w:right w:val="none" w:sz="0" w:space="0" w:color="auto"/>
      </w:divBdr>
    </w:div>
    <w:div w:id="811871774">
      <w:bodyDiv w:val="1"/>
      <w:marLeft w:val="0"/>
      <w:marRight w:val="0"/>
      <w:marTop w:val="0"/>
      <w:marBottom w:val="0"/>
      <w:divBdr>
        <w:top w:val="none" w:sz="0" w:space="0" w:color="auto"/>
        <w:left w:val="none" w:sz="0" w:space="0" w:color="auto"/>
        <w:bottom w:val="none" w:sz="0" w:space="0" w:color="auto"/>
        <w:right w:val="none" w:sz="0" w:space="0" w:color="auto"/>
      </w:divBdr>
    </w:div>
    <w:div w:id="828330918">
      <w:bodyDiv w:val="1"/>
      <w:marLeft w:val="0"/>
      <w:marRight w:val="0"/>
      <w:marTop w:val="0"/>
      <w:marBottom w:val="0"/>
      <w:divBdr>
        <w:top w:val="none" w:sz="0" w:space="0" w:color="auto"/>
        <w:left w:val="none" w:sz="0" w:space="0" w:color="auto"/>
        <w:bottom w:val="none" w:sz="0" w:space="0" w:color="auto"/>
        <w:right w:val="none" w:sz="0" w:space="0" w:color="auto"/>
      </w:divBdr>
    </w:div>
    <w:div w:id="829636653">
      <w:bodyDiv w:val="1"/>
      <w:marLeft w:val="0"/>
      <w:marRight w:val="0"/>
      <w:marTop w:val="0"/>
      <w:marBottom w:val="0"/>
      <w:divBdr>
        <w:top w:val="none" w:sz="0" w:space="0" w:color="auto"/>
        <w:left w:val="none" w:sz="0" w:space="0" w:color="auto"/>
        <w:bottom w:val="none" w:sz="0" w:space="0" w:color="auto"/>
        <w:right w:val="none" w:sz="0" w:space="0" w:color="auto"/>
      </w:divBdr>
    </w:div>
    <w:div w:id="837426877">
      <w:bodyDiv w:val="1"/>
      <w:marLeft w:val="0"/>
      <w:marRight w:val="0"/>
      <w:marTop w:val="0"/>
      <w:marBottom w:val="0"/>
      <w:divBdr>
        <w:top w:val="none" w:sz="0" w:space="0" w:color="auto"/>
        <w:left w:val="none" w:sz="0" w:space="0" w:color="auto"/>
        <w:bottom w:val="none" w:sz="0" w:space="0" w:color="auto"/>
        <w:right w:val="none" w:sz="0" w:space="0" w:color="auto"/>
      </w:divBdr>
    </w:div>
    <w:div w:id="843739225">
      <w:bodyDiv w:val="1"/>
      <w:marLeft w:val="0"/>
      <w:marRight w:val="0"/>
      <w:marTop w:val="0"/>
      <w:marBottom w:val="0"/>
      <w:divBdr>
        <w:top w:val="none" w:sz="0" w:space="0" w:color="auto"/>
        <w:left w:val="none" w:sz="0" w:space="0" w:color="auto"/>
        <w:bottom w:val="none" w:sz="0" w:space="0" w:color="auto"/>
        <w:right w:val="none" w:sz="0" w:space="0" w:color="auto"/>
      </w:divBdr>
    </w:div>
    <w:div w:id="849369644">
      <w:bodyDiv w:val="1"/>
      <w:marLeft w:val="0"/>
      <w:marRight w:val="0"/>
      <w:marTop w:val="0"/>
      <w:marBottom w:val="0"/>
      <w:divBdr>
        <w:top w:val="none" w:sz="0" w:space="0" w:color="auto"/>
        <w:left w:val="none" w:sz="0" w:space="0" w:color="auto"/>
        <w:bottom w:val="none" w:sz="0" w:space="0" w:color="auto"/>
        <w:right w:val="none" w:sz="0" w:space="0" w:color="auto"/>
      </w:divBdr>
    </w:div>
    <w:div w:id="856389700">
      <w:bodyDiv w:val="1"/>
      <w:marLeft w:val="0"/>
      <w:marRight w:val="0"/>
      <w:marTop w:val="0"/>
      <w:marBottom w:val="0"/>
      <w:divBdr>
        <w:top w:val="none" w:sz="0" w:space="0" w:color="auto"/>
        <w:left w:val="none" w:sz="0" w:space="0" w:color="auto"/>
        <w:bottom w:val="none" w:sz="0" w:space="0" w:color="auto"/>
        <w:right w:val="none" w:sz="0" w:space="0" w:color="auto"/>
      </w:divBdr>
    </w:div>
    <w:div w:id="866069184">
      <w:bodyDiv w:val="1"/>
      <w:marLeft w:val="0"/>
      <w:marRight w:val="0"/>
      <w:marTop w:val="0"/>
      <w:marBottom w:val="0"/>
      <w:divBdr>
        <w:top w:val="none" w:sz="0" w:space="0" w:color="auto"/>
        <w:left w:val="none" w:sz="0" w:space="0" w:color="auto"/>
        <w:bottom w:val="none" w:sz="0" w:space="0" w:color="auto"/>
        <w:right w:val="none" w:sz="0" w:space="0" w:color="auto"/>
      </w:divBdr>
    </w:div>
    <w:div w:id="880557681">
      <w:bodyDiv w:val="1"/>
      <w:marLeft w:val="0"/>
      <w:marRight w:val="0"/>
      <w:marTop w:val="0"/>
      <w:marBottom w:val="0"/>
      <w:divBdr>
        <w:top w:val="none" w:sz="0" w:space="0" w:color="auto"/>
        <w:left w:val="none" w:sz="0" w:space="0" w:color="auto"/>
        <w:bottom w:val="none" w:sz="0" w:space="0" w:color="auto"/>
        <w:right w:val="none" w:sz="0" w:space="0" w:color="auto"/>
      </w:divBdr>
    </w:div>
    <w:div w:id="881672594">
      <w:bodyDiv w:val="1"/>
      <w:marLeft w:val="0"/>
      <w:marRight w:val="0"/>
      <w:marTop w:val="0"/>
      <w:marBottom w:val="0"/>
      <w:divBdr>
        <w:top w:val="none" w:sz="0" w:space="0" w:color="auto"/>
        <w:left w:val="none" w:sz="0" w:space="0" w:color="auto"/>
        <w:bottom w:val="none" w:sz="0" w:space="0" w:color="auto"/>
        <w:right w:val="none" w:sz="0" w:space="0" w:color="auto"/>
      </w:divBdr>
    </w:div>
    <w:div w:id="895045498">
      <w:bodyDiv w:val="1"/>
      <w:marLeft w:val="0"/>
      <w:marRight w:val="0"/>
      <w:marTop w:val="0"/>
      <w:marBottom w:val="0"/>
      <w:divBdr>
        <w:top w:val="none" w:sz="0" w:space="0" w:color="auto"/>
        <w:left w:val="none" w:sz="0" w:space="0" w:color="auto"/>
        <w:bottom w:val="none" w:sz="0" w:space="0" w:color="auto"/>
        <w:right w:val="none" w:sz="0" w:space="0" w:color="auto"/>
      </w:divBdr>
    </w:div>
    <w:div w:id="924655366">
      <w:bodyDiv w:val="1"/>
      <w:marLeft w:val="0"/>
      <w:marRight w:val="0"/>
      <w:marTop w:val="0"/>
      <w:marBottom w:val="0"/>
      <w:divBdr>
        <w:top w:val="none" w:sz="0" w:space="0" w:color="auto"/>
        <w:left w:val="none" w:sz="0" w:space="0" w:color="auto"/>
        <w:bottom w:val="none" w:sz="0" w:space="0" w:color="auto"/>
        <w:right w:val="none" w:sz="0" w:space="0" w:color="auto"/>
      </w:divBdr>
    </w:div>
    <w:div w:id="931089561">
      <w:bodyDiv w:val="1"/>
      <w:marLeft w:val="0"/>
      <w:marRight w:val="0"/>
      <w:marTop w:val="0"/>
      <w:marBottom w:val="0"/>
      <w:divBdr>
        <w:top w:val="none" w:sz="0" w:space="0" w:color="auto"/>
        <w:left w:val="none" w:sz="0" w:space="0" w:color="auto"/>
        <w:bottom w:val="none" w:sz="0" w:space="0" w:color="auto"/>
        <w:right w:val="none" w:sz="0" w:space="0" w:color="auto"/>
      </w:divBdr>
    </w:div>
    <w:div w:id="933052459">
      <w:bodyDiv w:val="1"/>
      <w:marLeft w:val="0"/>
      <w:marRight w:val="0"/>
      <w:marTop w:val="0"/>
      <w:marBottom w:val="0"/>
      <w:divBdr>
        <w:top w:val="none" w:sz="0" w:space="0" w:color="auto"/>
        <w:left w:val="none" w:sz="0" w:space="0" w:color="auto"/>
        <w:bottom w:val="none" w:sz="0" w:space="0" w:color="auto"/>
        <w:right w:val="none" w:sz="0" w:space="0" w:color="auto"/>
      </w:divBdr>
    </w:div>
    <w:div w:id="937642436">
      <w:bodyDiv w:val="1"/>
      <w:marLeft w:val="0"/>
      <w:marRight w:val="0"/>
      <w:marTop w:val="0"/>
      <w:marBottom w:val="0"/>
      <w:divBdr>
        <w:top w:val="none" w:sz="0" w:space="0" w:color="auto"/>
        <w:left w:val="none" w:sz="0" w:space="0" w:color="auto"/>
        <w:bottom w:val="none" w:sz="0" w:space="0" w:color="auto"/>
        <w:right w:val="none" w:sz="0" w:space="0" w:color="auto"/>
      </w:divBdr>
    </w:div>
    <w:div w:id="940720836">
      <w:bodyDiv w:val="1"/>
      <w:marLeft w:val="0"/>
      <w:marRight w:val="0"/>
      <w:marTop w:val="0"/>
      <w:marBottom w:val="0"/>
      <w:divBdr>
        <w:top w:val="none" w:sz="0" w:space="0" w:color="auto"/>
        <w:left w:val="none" w:sz="0" w:space="0" w:color="auto"/>
        <w:bottom w:val="none" w:sz="0" w:space="0" w:color="auto"/>
        <w:right w:val="none" w:sz="0" w:space="0" w:color="auto"/>
      </w:divBdr>
    </w:div>
    <w:div w:id="943345138">
      <w:bodyDiv w:val="1"/>
      <w:marLeft w:val="0"/>
      <w:marRight w:val="0"/>
      <w:marTop w:val="0"/>
      <w:marBottom w:val="0"/>
      <w:divBdr>
        <w:top w:val="none" w:sz="0" w:space="0" w:color="auto"/>
        <w:left w:val="none" w:sz="0" w:space="0" w:color="auto"/>
        <w:bottom w:val="none" w:sz="0" w:space="0" w:color="auto"/>
        <w:right w:val="none" w:sz="0" w:space="0" w:color="auto"/>
      </w:divBdr>
    </w:div>
    <w:div w:id="950935208">
      <w:bodyDiv w:val="1"/>
      <w:marLeft w:val="0"/>
      <w:marRight w:val="0"/>
      <w:marTop w:val="0"/>
      <w:marBottom w:val="0"/>
      <w:divBdr>
        <w:top w:val="none" w:sz="0" w:space="0" w:color="auto"/>
        <w:left w:val="none" w:sz="0" w:space="0" w:color="auto"/>
        <w:bottom w:val="none" w:sz="0" w:space="0" w:color="auto"/>
        <w:right w:val="none" w:sz="0" w:space="0" w:color="auto"/>
      </w:divBdr>
    </w:div>
    <w:div w:id="969164998">
      <w:bodyDiv w:val="1"/>
      <w:marLeft w:val="0"/>
      <w:marRight w:val="0"/>
      <w:marTop w:val="0"/>
      <w:marBottom w:val="0"/>
      <w:divBdr>
        <w:top w:val="none" w:sz="0" w:space="0" w:color="auto"/>
        <w:left w:val="none" w:sz="0" w:space="0" w:color="auto"/>
        <w:bottom w:val="none" w:sz="0" w:space="0" w:color="auto"/>
        <w:right w:val="none" w:sz="0" w:space="0" w:color="auto"/>
      </w:divBdr>
    </w:div>
    <w:div w:id="975335091">
      <w:bodyDiv w:val="1"/>
      <w:marLeft w:val="0"/>
      <w:marRight w:val="0"/>
      <w:marTop w:val="0"/>
      <w:marBottom w:val="0"/>
      <w:divBdr>
        <w:top w:val="none" w:sz="0" w:space="0" w:color="auto"/>
        <w:left w:val="none" w:sz="0" w:space="0" w:color="auto"/>
        <w:bottom w:val="none" w:sz="0" w:space="0" w:color="auto"/>
        <w:right w:val="none" w:sz="0" w:space="0" w:color="auto"/>
      </w:divBdr>
    </w:div>
    <w:div w:id="977540298">
      <w:bodyDiv w:val="1"/>
      <w:marLeft w:val="0"/>
      <w:marRight w:val="0"/>
      <w:marTop w:val="0"/>
      <w:marBottom w:val="0"/>
      <w:divBdr>
        <w:top w:val="none" w:sz="0" w:space="0" w:color="auto"/>
        <w:left w:val="none" w:sz="0" w:space="0" w:color="auto"/>
        <w:bottom w:val="none" w:sz="0" w:space="0" w:color="auto"/>
        <w:right w:val="none" w:sz="0" w:space="0" w:color="auto"/>
      </w:divBdr>
    </w:div>
    <w:div w:id="994334618">
      <w:bodyDiv w:val="1"/>
      <w:marLeft w:val="0"/>
      <w:marRight w:val="0"/>
      <w:marTop w:val="0"/>
      <w:marBottom w:val="0"/>
      <w:divBdr>
        <w:top w:val="none" w:sz="0" w:space="0" w:color="auto"/>
        <w:left w:val="none" w:sz="0" w:space="0" w:color="auto"/>
        <w:bottom w:val="none" w:sz="0" w:space="0" w:color="auto"/>
        <w:right w:val="none" w:sz="0" w:space="0" w:color="auto"/>
      </w:divBdr>
    </w:div>
    <w:div w:id="995382502">
      <w:bodyDiv w:val="1"/>
      <w:marLeft w:val="0"/>
      <w:marRight w:val="0"/>
      <w:marTop w:val="0"/>
      <w:marBottom w:val="0"/>
      <w:divBdr>
        <w:top w:val="none" w:sz="0" w:space="0" w:color="auto"/>
        <w:left w:val="none" w:sz="0" w:space="0" w:color="auto"/>
        <w:bottom w:val="none" w:sz="0" w:space="0" w:color="auto"/>
        <w:right w:val="none" w:sz="0" w:space="0" w:color="auto"/>
      </w:divBdr>
    </w:div>
    <w:div w:id="1000501094">
      <w:bodyDiv w:val="1"/>
      <w:marLeft w:val="0"/>
      <w:marRight w:val="0"/>
      <w:marTop w:val="0"/>
      <w:marBottom w:val="0"/>
      <w:divBdr>
        <w:top w:val="none" w:sz="0" w:space="0" w:color="auto"/>
        <w:left w:val="none" w:sz="0" w:space="0" w:color="auto"/>
        <w:bottom w:val="none" w:sz="0" w:space="0" w:color="auto"/>
        <w:right w:val="none" w:sz="0" w:space="0" w:color="auto"/>
      </w:divBdr>
    </w:div>
    <w:div w:id="1011906479">
      <w:bodyDiv w:val="1"/>
      <w:marLeft w:val="0"/>
      <w:marRight w:val="0"/>
      <w:marTop w:val="0"/>
      <w:marBottom w:val="0"/>
      <w:divBdr>
        <w:top w:val="none" w:sz="0" w:space="0" w:color="auto"/>
        <w:left w:val="none" w:sz="0" w:space="0" w:color="auto"/>
        <w:bottom w:val="none" w:sz="0" w:space="0" w:color="auto"/>
        <w:right w:val="none" w:sz="0" w:space="0" w:color="auto"/>
      </w:divBdr>
    </w:div>
    <w:div w:id="1013922432">
      <w:bodyDiv w:val="1"/>
      <w:marLeft w:val="0"/>
      <w:marRight w:val="0"/>
      <w:marTop w:val="0"/>
      <w:marBottom w:val="0"/>
      <w:divBdr>
        <w:top w:val="none" w:sz="0" w:space="0" w:color="auto"/>
        <w:left w:val="none" w:sz="0" w:space="0" w:color="auto"/>
        <w:bottom w:val="none" w:sz="0" w:space="0" w:color="auto"/>
        <w:right w:val="none" w:sz="0" w:space="0" w:color="auto"/>
      </w:divBdr>
    </w:div>
    <w:div w:id="1014577250">
      <w:bodyDiv w:val="1"/>
      <w:marLeft w:val="0"/>
      <w:marRight w:val="0"/>
      <w:marTop w:val="0"/>
      <w:marBottom w:val="0"/>
      <w:divBdr>
        <w:top w:val="none" w:sz="0" w:space="0" w:color="auto"/>
        <w:left w:val="none" w:sz="0" w:space="0" w:color="auto"/>
        <w:bottom w:val="none" w:sz="0" w:space="0" w:color="auto"/>
        <w:right w:val="none" w:sz="0" w:space="0" w:color="auto"/>
      </w:divBdr>
    </w:div>
    <w:div w:id="1019086884">
      <w:bodyDiv w:val="1"/>
      <w:marLeft w:val="0"/>
      <w:marRight w:val="0"/>
      <w:marTop w:val="0"/>
      <w:marBottom w:val="0"/>
      <w:divBdr>
        <w:top w:val="none" w:sz="0" w:space="0" w:color="auto"/>
        <w:left w:val="none" w:sz="0" w:space="0" w:color="auto"/>
        <w:bottom w:val="none" w:sz="0" w:space="0" w:color="auto"/>
        <w:right w:val="none" w:sz="0" w:space="0" w:color="auto"/>
      </w:divBdr>
    </w:div>
    <w:div w:id="1021392181">
      <w:bodyDiv w:val="1"/>
      <w:marLeft w:val="0"/>
      <w:marRight w:val="0"/>
      <w:marTop w:val="0"/>
      <w:marBottom w:val="0"/>
      <w:divBdr>
        <w:top w:val="none" w:sz="0" w:space="0" w:color="auto"/>
        <w:left w:val="none" w:sz="0" w:space="0" w:color="auto"/>
        <w:bottom w:val="none" w:sz="0" w:space="0" w:color="auto"/>
        <w:right w:val="none" w:sz="0" w:space="0" w:color="auto"/>
      </w:divBdr>
    </w:div>
    <w:div w:id="1031608215">
      <w:bodyDiv w:val="1"/>
      <w:marLeft w:val="0"/>
      <w:marRight w:val="0"/>
      <w:marTop w:val="0"/>
      <w:marBottom w:val="0"/>
      <w:divBdr>
        <w:top w:val="none" w:sz="0" w:space="0" w:color="auto"/>
        <w:left w:val="none" w:sz="0" w:space="0" w:color="auto"/>
        <w:bottom w:val="none" w:sz="0" w:space="0" w:color="auto"/>
        <w:right w:val="none" w:sz="0" w:space="0" w:color="auto"/>
      </w:divBdr>
    </w:div>
    <w:div w:id="1047988588">
      <w:bodyDiv w:val="1"/>
      <w:marLeft w:val="0"/>
      <w:marRight w:val="0"/>
      <w:marTop w:val="0"/>
      <w:marBottom w:val="0"/>
      <w:divBdr>
        <w:top w:val="none" w:sz="0" w:space="0" w:color="auto"/>
        <w:left w:val="none" w:sz="0" w:space="0" w:color="auto"/>
        <w:bottom w:val="none" w:sz="0" w:space="0" w:color="auto"/>
        <w:right w:val="none" w:sz="0" w:space="0" w:color="auto"/>
      </w:divBdr>
    </w:div>
    <w:div w:id="1062412994">
      <w:bodyDiv w:val="1"/>
      <w:marLeft w:val="0"/>
      <w:marRight w:val="0"/>
      <w:marTop w:val="0"/>
      <w:marBottom w:val="0"/>
      <w:divBdr>
        <w:top w:val="none" w:sz="0" w:space="0" w:color="auto"/>
        <w:left w:val="none" w:sz="0" w:space="0" w:color="auto"/>
        <w:bottom w:val="none" w:sz="0" w:space="0" w:color="auto"/>
        <w:right w:val="none" w:sz="0" w:space="0" w:color="auto"/>
      </w:divBdr>
    </w:div>
    <w:div w:id="1112671259">
      <w:bodyDiv w:val="1"/>
      <w:marLeft w:val="0"/>
      <w:marRight w:val="0"/>
      <w:marTop w:val="0"/>
      <w:marBottom w:val="0"/>
      <w:divBdr>
        <w:top w:val="none" w:sz="0" w:space="0" w:color="auto"/>
        <w:left w:val="none" w:sz="0" w:space="0" w:color="auto"/>
        <w:bottom w:val="none" w:sz="0" w:space="0" w:color="auto"/>
        <w:right w:val="none" w:sz="0" w:space="0" w:color="auto"/>
      </w:divBdr>
    </w:div>
    <w:div w:id="1126317131">
      <w:bodyDiv w:val="1"/>
      <w:marLeft w:val="0"/>
      <w:marRight w:val="0"/>
      <w:marTop w:val="0"/>
      <w:marBottom w:val="0"/>
      <w:divBdr>
        <w:top w:val="none" w:sz="0" w:space="0" w:color="auto"/>
        <w:left w:val="none" w:sz="0" w:space="0" w:color="auto"/>
        <w:bottom w:val="none" w:sz="0" w:space="0" w:color="auto"/>
        <w:right w:val="none" w:sz="0" w:space="0" w:color="auto"/>
      </w:divBdr>
    </w:div>
    <w:div w:id="1134131192">
      <w:bodyDiv w:val="1"/>
      <w:marLeft w:val="0"/>
      <w:marRight w:val="0"/>
      <w:marTop w:val="0"/>
      <w:marBottom w:val="0"/>
      <w:divBdr>
        <w:top w:val="none" w:sz="0" w:space="0" w:color="auto"/>
        <w:left w:val="none" w:sz="0" w:space="0" w:color="auto"/>
        <w:bottom w:val="none" w:sz="0" w:space="0" w:color="auto"/>
        <w:right w:val="none" w:sz="0" w:space="0" w:color="auto"/>
      </w:divBdr>
    </w:div>
    <w:div w:id="1141576007">
      <w:bodyDiv w:val="1"/>
      <w:marLeft w:val="0"/>
      <w:marRight w:val="0"/>
      <w:marTop w:val="0"/>
      <w:marBottom w:val="0"/>
      <w:divBdr>
        <w:top w:val="none" w:sz="0" w:space="0" w:color="auto"/>
        <w:left w:val="none" w:sz="0" w:space="0" w:color="auto"/>
        <w:bottom w:val="none" w:sz="0" w:space="0" w:color="auto"/>
        <w:right w:val="none" w:sz="0" w:space="0" w:color="auto"/>
      </w:divBdr>
    </w:div>
    <w:div w:id="1147623397">
      <w:bodyDiv w:val="1"/>
      <w:marLeft w:val="0"/>
      <w:marRight w:val="0"/>
      <w:marTop w:val="0"/>
      <w:marBottom w:val="0"/>
      <w:divBdr>
        <w:top w:val="none" w:sz="0" w:space="0" w:color="auto"/>
        <w:left w:val="none" w:sz="0" w:space="0" w:color="auto"/>
        <w:bottom w:val="none" w:sz="0" w:space="0" w:color="auto"/>
        <w:right w:val="none" w:sz="0" w:space="0" w:color="auto"/>
      </w:divBdr>
    </w:div>
    <w:div w:id="1159882637">
      <w:bodyDiv w:val="1"/>
      <w:marLeft w:val="0"/>
      <w:marRight w:val="0"/>
      <w:marTop w:val="0"/>
      <w:marBottom w:val="0"/>
      <w:divBdr>
        <w:top w:val="none" w:sz="0" w:space="0" w:color="auto"/>
        <w:left w:val="none" w:sz="0" w:space="0" w:color="auto"/>
        <w:bottom w:val="none" w:sz="0" w:space="0" w:color="auto"/>
        <w:right w:val="none" w:sz="0" w:space="0" w:color="auto"/>
      </w:divBdr>
    </w:div>
    <w:div w:id="1165239909">
      <w:bodyDiv w:val="1"/>
      <w:marLeft w:val="0"/>
      <w:marRight w:val="0"/>
      <w:marTop w:val="0"/>
      <w:marBottom w:val="0"/>
      <w:divBdr>
        <w:top w:val="none" w:sz="0" w:space="0" w:color="auto"/>
        <w:left w:val="none" w:sz="0" w:space="0" w:color="auto"/>
        <w:bottom w:val="none" w:sz="0" w:space="0" w:color="auto"/>
        <w:right w:val="none" w:sz="0" w:space="0" w:color="auto"/>
      </w:divBdr>
    </w:div>
    <w:div w:id="1166632296">
      <w:bodyDiv w:val="1"/>
      <w:marLeft w:val="0"/>
      <w:marRight w:val="0"/>
      <w:marTop w:val="0"/>
      <w:marBottom w:val="0"/>
      <w:divBdr>
        <w:top w:val="none" w:sz="0" w:space="0" w:color="auto"/>
        <w:left w:val="none" w:sz="0" w:space="0" w:color="auto"/>
        <w:bottom w:val="none" w:sz="0" w:space="0" w:color="auto"/>
        <w:right w:val="none" w:sz="0" w:space="0" w:color="auto"/>
      </w:divBdr>
    </w:div>
    <w:div w:id="1175001325">
      <w:bodyDiv w:val="1"/>
      <w:marLeft w:val="0"/>
      <w:marRight w:val="0"/>
      <w:marTop w:val="0"/>
      <w:marBottom w:val="0"/>
      <w:divBdr>
        <w:top w:val="none" w:sz="0" w:space="0" w:color="auto"/>
        <w:left w:val="none" w:sz="0" w:space="0" w:color="auto"/>
        <w:bottom w:val="none" w:sz="0" w:space="0" w:color="auto"/>
        <w:right w:val="none" w:sz="0" w:space="0" w:color="auto"/>
      </w:divBdr>
    </w:div>
    <w:div w:id="1190140782">
      <w:bodyDiv w:val="1"/>
      <w:marLeft w:val="0"/>
      <w:marRight w:val="0"/>
      <w:marTop w:val="0"/>
      <w:marBottom w:val="0"/>
      <w:divBdr>
        <w:top w:val="none" w:sz="0" w:space="0" w:color="auto"/>
        <w:left w:val="none" w:sz="0" w:space="0" w:color="auto"/>
        <w:bottom w:val="none" w:sz="0" w:space="0" w:color="auto"/>
        <w:right w:val="none" w:sz="0" w:space="0" w:color="auto"/>
      </w:divBdr>
    </w:div>
    <w:div w:id="1193570822">
      <w:bodyDiv w:val="1"/>
      <w:marLeft w:val="0"/>
      <w:marRight w:val="0"/>
      <w:marTop w:val="0"/>
      <w:marBottom w:val="0"/>
      <w:divBdr>
        <w:top w:val="none" w:sz="0" w:space="0" w:color="auto"/>
        <w:left w:val="none" w:sz="0" w:space="0" w:color="auto"/>
        <w:bottom w:val="none" w:sz="0" w:space="0" w:color="auto"/>
        <w:right w:val="none" w:sz="0" w:space="0" w:color="auto"/>
      </w:divBdr>
    </w:div>
    <w:div w:id="1195192536">
      <w:bodyDiv w:val="1"/>
      <w:marLeft w:val="0"/>
      <w:marRight w:val="0"/>
      <w:marTop w:val="0"/>
      <w:marBottom w:val="0"/>
      <w:divBdr>
        <w:top w:val="none" w:sz="0" w:space="0" w:color="auto"/>
        <w:left w:val="none" w:sz="0" w:space="0" w:color="auto"/>
        <w:bottom w:val="none" w:sz="0" w:space="0" w:color="auto"/>
        <w:right w:val="none" w:sz="0" w:space="0" w:color="auto"/>
      </w:divBdr>
    </w:div>
    <w:div w:id="1203446799">
      <w:bodyDiv w:val="1"/>
      <w:marLeft w:val="0"/>
      <w:marRight w:val="0"/>
      <w:marTop w:val="0"/>
      <w:marBottom w:val="0"/>
      <w:divBdr>
        <w:top w:val="none" w:sz="0" w:space="0" w:color="auto"/>
        <w:left w:val="none" w:sz="0" w:space="0" w:color="auto"/>
        <w:bottom w:val="none" w:sz="0" w:space="0" w:color="auto"/>
        <w:right w:val="none" w:sz="0" w:space="0" w:color="auto"/>
      </w:divBdr>
    </w:div>
    <w:div w:id="1203711620">
      <w:bodyDiv w:val="1"/>
      <w:marLeft w:val="0"/>
      <w:marRight w:val="0"/>
      <w:marTop w:val="0"/>
      <w:marBottom w:val="0"/>
      <w:divBdr>
        <w:top w:val="none" w:sz="0" w:space="0" w:color="auto"/>
        <w:left w:val="none" w:sz="0" w:space="0" w:color="auto"/>
        <w:bottom w:val="none" w:sz="0" w:space="0" w:color="auto"/>
        <w:right w:val="none" w:sz="0" w:space="0" w:color="auto"/>
      </w:divBdr>
    </w:div>
    <w:div w:id="1212184325">
      <w:bodyDiv w:val="1"/>
      <w:marLeft w:val="0"/>
      <w:marRight w:val="0"/>
      <w:marTop w:val="0"/>
      <w:marBottom w:val="0"/>
      <w:divBdr>
        <w:top w:val="none" w:sz="0" w:space="0" w:color="auto"/>
        <w:left w:val="none" w:sz="0" w:space="0" w:color="auto"/>
        <w:bottom w:val="none" w:sz="0" w:space="0" w:color="auto"/>
        <w:right w:val="none" w:sz="0" w:space="0" w:color="auto"/>
      </w:divBdr>
    </w:div>
    <w:div w:id="1219971058">
      <w:bodyDiv w:val="1"/>
      <w:marLeft w:val="0"/>
      <w:marRight w:val="0"/>
      <w:marTop w:val="0"/>
      <w:marBottom w:val="0"/>
      <w:divBdr>
        <w:top w:val="none" w:sz="0" w:space="0" w:color="auto"/>
        <w:left w:val="none" w:sz="0" w:space="0" w:color="auto"/>
        <w:bottom w:val="none" w:sz="0" w:space="0" w:color="auto"/>
        <w:right w:val="none" w:sz="0" w:space="0" w:color="auto"/>
      </w:divBdr>
    </w:div>
    <w:div w:id="1219978784">
      <w:bodyDiv w:val="1"/>
      <w:marLeft w:val="0"/>
      <w:marRight w:val="0"/>
      <w:marTop w:val="0"/>
      <w:marBottom w:val="0"/>
      <w:divBdr>
        <w:top w:val="none" w:sz="0" w:space="0" w:color="auto"/>
        <w:left w:val="none" w:sz="0" w:space="0" w:color="auto"/>
        <w:bottom w:val="none" w:sz="0" w:space="0" w:color="auto"/>
        <w:right w:val="none" w:sz="0" w:space="0" w:color="auto"/>
      </w:divBdr>
    </w:div>
    <w:div w:id="1223640837">
      <w:bodyDiv w:val="1"/>
      <w:marLeft w:val="0"/>
      <w:marRight w:val="0"/>
      <w:marTop w:val="0"/>
      <w:marBottom w:val="0"/>
      <w:divBdr>
        <w:top w:val="none" w:sz="0" w:space="0" w:color="auto"/>
        <w:left w:val="none" w:sz="0" w:space="0" w:color="auto"/>
        <w:bottom w:val="none" w:sz="0" w:space="0" w:color="auto"/>
        <w:right w:val="none" w:sz="0" w:space="0" w:color="auto"/>
      </w:divBdr>
    </w:div>
    <w:div w:id="1253778266">
      <w:bodyDiv w:val="1"/>
      <w:marLeft w:val="0"/>
      <w:marRight w:val="0"/>
      <w:marTop w:val="0"/>
      <w:marBottom w:val="0"/>
      <w:divBdr>
        <w:top w:val="none" w:sz="0" w:space="0" w:color="auto"/>
        <w:left w:val="none" w:sz="0" w:space="0" w:color="auto"/>
        <w:bottom w:val="none" w:sz="0" w:space="0" w:color="auto"/>
        <w:right w:val="none" w:sz="0" w:space="0" w:color="auto"/>
      </w:divBdr>
    </w:div>
    <w:div w:id="1265915225">
      <w:bodyDiv w:val="1"/>
      <w:marLeft w:val="0"/>
      <w:marRight w:val="0"/>
      <w:marTop w:val="0"/>
      <w:marBottom w:val="0"/>
      <w:divBdr>
        <w:top w:val="none" w:sz="0" w:space="0" w:color="auto"/>
        <w:left w:val="none" w:sz="0" w:space="0" w:color="auto"/>
        <w:bottom w:val="none" w:sz="0" w:space="0" w:color="auto"/>
        <w:right w:val="none" w:sz="0" w:space="0" w:color="auto"/>
      </w:divBdr>
    </w:div>
    <w:div w:id="1267736670">
      <w:bodyDiv w:val="1"/>
      <w:marLeft w:val="0"/>
      <w:marRight w:val="0"/>
      <w:marTop w:val="0"/>
      <w:marBottom w:val="0"/>
      <w:divBdr>
        <w:top w:val="none" w:sz="0" w:space="0" w:color="auto"/>
        <w:left w:val="none" w:sz="0" w:space="0" w:color="auto"/>
        <w:bottom w:val="none" w:sz="0" w:space="0" w:color="auto"/>
        <w:right w:val="none" w:sz="0" w:space="0" w:color="auto"/>
      </w:divBdr>
    </w:div>
    <w:div w:id="1278609331">
      <w:bodyDiv w:val="1"/>
      <w:marLeft w:val="0"/>
      <w:marRight w:val="0"/>
      <w:marTop w:val="0"/>
      <w:marBottom w:val="0"/>
      <w:divBdr>
        <w:top w:val="none" w:sz="0" w:space="0" w:color="auto"/>
        <w:left w:val="none" w:sz="0" w:space="0" w:color="auto"/>
        <w:bottom w:val="none" w:sz="0" w:space="0" w:color="auto"/>
        <w:right w:val="none" w:sz="0" w:space="0" w:color="auto"/>
      </w:divBdr>
    </w:div>
    <w:div w:id="1279411137">
      <w:bodyDiv w:val="1"/>
      <w:marLeft w:val="0"/>
      <w:marRight w:val="0"/>
      <w:marTop w:val="0"/>
      <w:marBottom w:val="0"/>
      <w:divBdr>
        <w:top w:val="none" w:sz="0" w:space="0" w:color="auto"/>
        <w:left w:val="none" w:sz="0" w:space="0" w:color="auto"/>
        <w:bottom w:val="none" w:sz="0" w:space="0" w:color="auto"/>
        <w:right w:val="none" w:sz="0" w:space="0" w:color="auto"/>
      </w:divBdr>
    </w:div>
    <w:div w:id="1318072935">
      <w:bodyDiv w:val="1"/>
      <w:marLeft w:val="0"/>
      <w:marRight w:val="0"/>
      <w:marTop w:val="0"/>
      <w:marBottom w:val="0"/>
      <w:divBdr>
        <w:top w:val="none" w:sz="0" w:space="0" w:color="auto"/>
        <w:left w:val="none" w:sz="0" w:space="0" w:color="auto"/>
        <w:bottom w:val="none" w:sz="0" w:space="0" w:color="auto"/>
        <w:right w:val="none" w:sz="0" w:space="0" w:color="auto"/>
      </w:divBdr>
    </w:div>
    <w:div w:id="1318723085">
      <w:bodyDiv w:val="1"/>
      <w:marLeft w:val="0"/>
      <w:marRight w:val="0"/>
      <w:marTop w:val="0"/>
      <w:marBottom w:val="0"/>
      <w:divBdr>
        <w:top w:val="none" w:sz="0" w:space="0" w:color="auto"/>
        <w:left w:val="none" w:sz="0" w:space="0" w:color="auto"/>
        <w:bottom w:val="none" w:sz="0" w:space="0" w:color="auto"/>
        <w:right w:val="none" w:sz="0" w:space="0" w:color="auto"/>
      </w:divBdr>
    </w:div>
    <w:div w:id="1325819606">
      <w:bodyDiv w:val="1"/>
      <w:marLeft w:val="0"/>
      <w:marRight w:val="0"/>
      <w:marTop w:val="0"/>
      <w:marBottom w:val="0"/>
      <w:divBdr>
        <w:top w:val="none" w:sz="0" w:space="0" w:color="auto"/>
        <w:left w:val="none" w:sz="0" w:space="0" w:color="auto"/>
        <w:bottom w:val="none" w:sz="0" w:space="0" w:color="auto"/>
        <w:right w:val="none" w:sz="0" w:space="0" w:color="auto"/>
      </w:divBdr>
    </w:div>
    <w:div w:id="1374647645">
      <w:bodyDiv w:val="1"/>
      <w:marLeft w:val="0"/>
      <w:marRight w:val="0"/>
      <w:marTop w:val="0"/>
      <w:marBottom w:val="0"/>
      <w:divBdr>
        <w:top w:val="none" w:sz="0" w:space="0" w:color="auto"/>
        <w:left w:val="none" w:sz="0" w:space="0" w:color="auto"/>
        <w:bottom w:val="none" w:sz="0" w:space="0" w:color="auto"/>
        <w:right w:val="none" w:sz="0" w:space="0" w:color="auto"/>
      </w:divBdr>
    </w:div>
    <w:div w:id="1430467516">
      <w:bodyDiv w:val="1"/>
      <w:marLeft w:val="0"/>
      <w:marRight w:val="0"/>
      <w:marTop w:val="0"/>
      <w:marBottom w:val="0"/>
      <w:divBdr>
        <w:top w:val="none" w:sz="0" w:space="0" w:color="auto"/>
        <w:left w:val="none" w:sz="0" w:space="0" w:color="auto"/>
        <w:bottom w:val="none" w:sz="0" w:space="0" w:color="auto"/>
        <w:right w:val="none" w:sz="0" w:space="0" w:color="auto"/>
      </w:divBdr>
    </w:div>
    <w:div w:id="1463382403">
      <w:bodyDiv w:val="1"/>
      <w:marLeft w:val="0"/>
      <w:marRight w:val="0"/>
      <w:marTop w:val="0"/>
      <w:marBottom w:val="0"/>
      <w:divBdr>
        <w:top w:val="none" w:sz="0" w:space="0" w:color="auto"/>
        <w:left w:val="none" w:sz="0" w:space="0" w:color="auto"/>
        <w:bottom w:val="none" w:sz="0" w:space="0" w:color="auto"/>
        <w:right w:val="none" w:sz="0" w:space="0" w:color="auto"/>
      </w:divBdr>
    </w:div>
    <w:div w:id="1489441739">
      <w:bodyDiv w:val="1"/>
      <w:marLeft w:val="0"/>
      <w:marRight w:val="0"/>
      <w:marTop w:val="0"/>
      <w:marBottom w:val="0"/>
      <w:divBdr>
        <w:top w:val="none" w:sz="0" w:space="0" w:color="auto"/>
        <w:left w:val="none" w:sz="0" w:space="0" w:color="auto"/>
        <w:bottom w:val="none" w:sz="0" w:space="0" w:color="auto"/>
        <w:right w:val="none" w:sz="0" w:space="0" w:color="auto"/>
      </w:divBdr>
    </w:div>
    <w:div w:id="1492864945">
      <w:bodyDiv w:val="1"/>
      <w:marLeft w:val="0"/>
      <w:marRight w:val="0"/>
      <w:marTop w:val="0"/>
      <w:marBottom w:val="0"/>
      <w:divBdr>
        <w:top w:val="none" w:sz="0" w:space="0" w:color="auto"/>
        <w:left w:val="none" w:sz="0" w:space="0" w:color="auto"/>
        <w:bottom w:val="none" w:sz="0" w:space="0" w:color="auto"/>
        <w:right w:val="none" w:sz="0" w:space="0" w:color="auto"/>
      </w:divBdr>
    </w:div>
    <w:div w:id="1495680299">
      <w:bodyDiv w:val="1"/>
      <w:marLeft w:val="0"/>
      <w:marRight w:val="0"/>
      <w:marTop w:val="0"/>
      <w:marBottom w:val="0"/>
      <w:divBdr>
        <w:top w:val="none" w:sz="0" w:space="0" w:color="auto"/>
        <w:left w:val="none" w:sz="0" w:space="0" w:color="auto"/>
        <w:bottom w:val="none" w:sz="0" w:space="0" w:color="auto"/>
        <w:right w:val="none" w:sz="0" w:space="0" w:color="auto"/>
      </w:divBdr>
    </w:div>
    <w:div w:id="1503811852">
      <w:bodyDiv w:val="1"/>
      <w:marLeft w:val="0"/>
      <w:marRight w:val="0"/>
      <w:marTop w:val="0"/>
      <w:marBottom w:val="0"/>
      <w:divBdr>
        <w:top w:val="none" w:sz="0" w:space="0" w:color="auto"/>
        <w:left w:val="none" w:sz="0" w:space="0" w:color="auto"/>
        <w:bottom w:val="none" w:sz="0" w:space="0" w:color="auto"/>
        <w:right w:val="none" w:sz="0" w:space="0" w:color="auto"/>
      </w:divBdr>
    </w:div>
    <w:div w:id="1515997603">
      <w:bodyDiv w:val="1"/>
      <w:marLeft w:val="0"/>
      <w:marRight w:val="0"/>
      <w:marTop w:val="0"/>
      <w:marBottom w:val="0"/>
      <w:divBdr>
        <w:top w:val="none" w:sz="0" w:space="0" w:color="auto"/>
        <w:left w:val="none" w:sz="0" w:space="0" w:color="auto"/>
        <w:bottom w:val="none" w:sz="0" w:space="0" w:color="auto"/>
        <w:right w:val="none" w:sz="0" w:space="0" w:color="auto"/>
      </w:divBdr>
    </w:div>
    <w:div w:id="1524976473">
      <w:bodyDiv w:val="1"/>
      <w:marLeft w:val="0"/>
      <w:marRight w:val="0"/>
      <w:marTop w:val="0"/>
      <w:marBottom w:val="0"/>
      <w:divBdr>
        <w:top w:val="none" w:sz="0" w:space="0" w:color="auto"/>
        <w:left w:val="none" w:sz="0" w:space="0" w:color="auto"/>
        <w:bottom w:val="none" w:sz="0" w:space="0" w:color="auto"/>
        <w:right w:val="none" w:sz="0" w:space="0" w:color="auto"/>
      </w:divBdr>
    </w:div>
    <w:div w:id="1526284388">
      <w:bodyDiv w:val="1"/>
      <w:marLeft w:val="0"/>
      <w:marRight w:val="0"/>
      <w:marTop w:val="0"/>
      <w:marBottom w:val="0"/>
      <w:divBdr>
        <w:top w:val="none" w:sz="0" w:space="0" w:color="auto"/>
        <w:left w:val="none" w:sz="0" w:space="0" w:color="auto"/>
        <w:bottom w:val="none" w:sz="0" w:space="0" w:color="auto"/>
        <w:right w:val="none" w:sz="0" w:space="0" w:color="auto"/>
      </w:divBdr>
    </w:div>
    <w:div w:id="1527862957">
      <w:bodyDiv w:val="1"/>
      <w:marLeft w:val="0"/>
      <w:marRight w:val="0"/>
      <w:marTop w:val="0"/>
      <w:marBottom w:val="0"/>
      <w:divBdr>
        <w:top w:val="none" w:sz="0" w:space="0" w:color="auto"/>
        <w:left w:val="none" w:sz="0" w:space="0" w:color="auto"/>
        <w:bottom w:val="none" w:sz="0" w:space="0" w:color="auto"/>
        <w:right w:val="none" w:sz="0" w:space="0" w:color="auto"/>
      </w:divBdr>
    </w:div>
    <w:div w:id="1534270457">
      <w:bodyDiv w:val="1"/>
      <w:marLeft w:val="0"/>
      <w:marRight w:val="0"/>
      <w:marTop w:val="0"/>
      <w:marBottom w:val="0"/>
      <w:divBdr>
        <w:top w:val="none" w:sz="0" w:space="0" w:color="auto"/>
        <w:left w:val="none" w:sz="0" w:space="0" w:color="auto"/>
        <w:bottom w:val="none" w:sz="0" w:space="0" w:color="auto"/>
        <w:right w:val="none" w:sz="0" w:space="0" w:color="auto"/>
      </w:divBdr>
    </w:div>
    <w:div w:id="1544319952">
      <w:bodyDiv w:val="1"/>
      <w:marLeft w:val="0"/>
      <w:marRight w:val="0"/>
      <w:marTop w:val="0"/>
      <w:marBottom w:val="0"/>
      <w:divBdr>
        <w:top w:val="none" w:sz="0" w:space="0" w:color="auto"/>
        <w:left w:val="none" w:sz="0" w:space="0" w:color="auto"/>
        <w:bottom w:val="none" w:sz="0" w:space="0" w:color="auto"/>
        <w:right w:val="none" w:sz="0" w:space="0" w:color="auto"/>
      </w:divBdr>
    </w:div>
    <w:div w:id="1550335507">
      <w:bodyDiv w:val="1"/>
      <w:marLeft w:val="0"/>
      <w:marRight w:val="0"/>
      <w:marTop w:val="0"/>
      <w:marBottom w:val="0"/>
      <w:divBdr>
        <w:top w:val="none" w:sz="0" w:space="0" w:color="auto"/>
        <w:left w:val="none" w:sz="0" w:space="0" w:color="auto"/>
        <w:bottom w:val="none" w:sz="0" w:space="0" w:color="auto"/>
        <w:right w:val="none" w:sz="0" w:space="0" w:color="auto"/>
      </w:divBdr>
    </w:div>
    <w:div w:id="1558012131">
      <w:bodyDiv w:val="1"/>
      <w:marLeft w:val="0"/>
      <w:marRight w:val="0"/>
      <w:marTop w:val="0"/>
      <w:marBottom w:val="0"/>
      <w:divBdr>
        <w:top w:val="none" w:sz="0" w:space="0" w:color="auto"/>
        <w:left w:val="none" w:sz="0" w:space="0" w:color="auto"/>
        <w:bottom w:val="none" w:sz="0" w:space="0" w:color="auto"/>
        <w:right w:val="none" w:sz="0" w:space="0" w:color="auto"/>
      </w:divBdr>
    </w:div>
    <w:div w:id="1559316984">
      <w:bodyDiv w:val="1"/>
      <w:marLeft w:val="0"/>
      <w:marRight w:val="0"/>
      <w:marTop w:val="0"/>
      <w:marBottom w:val="0"/>
      <w:divBdr>
        <w:top w:val="none" w:sz="0" w:space="0" w:color="auto"/>
        <w:left w:val="none" w:sz="0" w:space="0" w:color="auto"/>
        <w:bottom w:val="none" w:sz="0" w:space="0" w:color="auto"/>
        <w:right w:val="none" w:sz="0" w:space="0" w:color="auto"/>
      </w:divBdr>
    </w:div>
    <w:div w:id="1565216167">
      <w:bodyDiv w:val="1"/>
      <w:marLeft w:val="0"/>
      <w:marRight w:val="0"/>
      <w:marTop w:val="0"/>
      <w:marBottom w:val="0"/>
      <w:divBdr>
        <w:top w:val="none" w:sz="0" w:space="0" w:color="auto"/>
        <w:left w:val="none" w:sz="0" w:space="0" w:color="auto"/>
        <w:bottom w:val="none" w:sz="0" w:space="0" w:color="auto"/>
        <w:right w:val="none" w:sz="0" w:space="0" w:color="auto"/>
      </w:divBdr>
    </w:div>
    <w:div w:id="1571118989">
      <w:bodyDiv w:val="1"/>
      <w:marLeft w:val="0"/>
      <w:marRight w:val="0"/>
      <w:marTop w:val="0"/>
      <w:marBottom w:val="0"/>
      <w:divBdr>
        <w:top w:val="none" w:sz="0" w:space="0" w:color="auto"/>
        <w:left w:val="none" w:sz="0" w:space="0" w:color="auto"/>
        <w:bottom w:val="none" w:sz="0" w:space="0" w:color="auto"/>
        <w:right w:val="none" w:sz="0" w:space="0" w:color="auto"/>
      </w:divBdr>
    </w:div>
    <w:div w:id="1596790380">
      <w:bodyDiv w:val="1"/>
      <w:marLeft w:val="0"/>
      <w:marRight w:val="0"/>
      <w:marTop w:val="0"/>
      <w:marBottom w:val="0"/>
      <w:divBdr>
        <w:top w:val="none" w:sz="0" w:space="0" w:color="auto"/>
        <w:left w:val="none" w:sz="0" w:space="0" w:color="auto"/>
        <w:bottom w:val="none" w:sz="0" w:space="0" w:color="auto"/>
        <w:right w:val="none" w:sz="0" w:space="0" w:color="auto"/>
      </w:divBdr>
    </w:div>
    <w:div w:id="1602643541">
      <w:bodyDiv w:val="1"/>
      <w:marLeft w:val="0"/>
      <w:marRight w:val="0"/>
      <w:marTop w:val="0"/>
      <w:marBottom w:val="0"/>
      <w:divBdr>
        <w:top w:val="none" w:sz="0" w:space="0" w:color="auto"/>
        <w:left w:val="none" w:sz="0" w:space="0" w:color="auto"/>
        <w:bottom w:val="none" w:sz="0" w:space="0" w:color="auto"/>
        <w:right w:val="none" w:sz="0" w:space="0" w:color="auto"/>
      </w:divBdr>
    </w:div>
    <w:div w:id="1604679030">
      <w:bodyDiv w:val="1"/>
      <w:marLeft w:val="0"/>
      <w:marRight w:val="0"/>
      <w:marTop w:val="0"/>
      <w:marBottom w:val="0"/>
      <w:divBdr>
        <w:top w:val="none" w:sz="0" w:space="0" w:color="auto"/>
        <w:left w:val="none" w:sz="0" w:space="0" w:color="auto"/>
        <w:bottom w:val="none" w:sz="0" w:space="0" w:color="auto"/>
        <w:right w:val="none" w:sz="0" w:space="0" w:color="auto"/>
      </w:divBdr>
    </w:div>
    <w:div w:id="1630087667">
      <w:bodyDiv w:val="1"/>
      <w:marLeft w:val="0"/>
      <w:marRight w:val="0"/>
      <w:marTop w:val="0"/>
      <w:marBottom w:val="0"/>
      <w:divBdr>
        <w:top w:val="none" w:sz="0" w:space="0" w:color="auto"/>
        <w:left w:val="none" w:sz="0" w:space="0" w:color="auto"/>
        <w:bottom w:val="none" w:sz="0" w:space="0" w:color="auto"/>
        <w:right w:val="none" w:sz="0" w:space="0" w:color="auto"/>
      </w:divBdr>
    </w:div>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 w:id="1651253505">
      <w:bodyDiv w:val="1"/>
      <w:marLeft w:val="0"/>
      <w:marRight w:val="0"/>
      <w:marTop w:val="0"/>
      <w:marBottom w:val="0"/>
      <w:divBdr>
        <w:top w:val="none" w:sz="0" w:space="0" w:color="auto"/>
        <w:left w:val="none" w:sz="0" w:space="0" w:color="auto"/>
        <w:bottom w:val="none" w:sz="0" w:space="0" w:color="auto"/>
        <w:right w:val="none" w:sz="0" w:space="0" w:color="auto"/>
      </w:divBdr>
    </w:div>
    <w:div w:id="1663897962">
      <w:bodyDiv w:val="1"/>
      <w:marLeft w:val="0"/>
      <w:marRight w:val="0"/>
      <w:marTop w:val="0"/>
      <w:marBottom w:val="0"/>
      <w:divBdr>
        <w:top w:val="none" w:sz="0" w:space="0" w:color="auto"/>
        <w:left w:val="none" w:sz="0" w:space="0" w:color="auto"/>
        <w:bottom w:val="none" w:sz="0" w:space="0" w:color="auto"/>
        <w:right w:val="none" w:sz="0" w:space="0" w:color="auto"/>
      </w:divBdr>
    </w:div>
    <w:div w:id="1677656665">
      <w:bodyDiv w:val="1"/>
      <w:marLeft w:val="0"/>
      <w:marRight w:val="0"/>
      <w:marTop w:val="0"/>
      <w:marBottom w:val="0"/>
      <w:divBdr>
        <w:top w:val="none" w:sz="0" w:space="0" w:color="auto"/>
        <w:left w:val="none" w:sz="0" w:space="0" w:color="auto"/>
        <w:bottom w:val="none" w:sz="0" w:space="0" w:color="auto"/>
        <w:right w:val="none" w:sz="0" w:space="0" w:color="auto"/>
      </w:divBdr>
    </w:div>
    <w:div w:id="1681463613">
      <w:bodyDiv w:val="1"/>
      <w:marLeft w:val="0"/>
      <w:marRight w:val="0"/>
      <w:marTop w:val="0"/>
      <w:marBottom w:val="0"/>
      <w:divBdr>
        <w:top w:val="none" w:sz="0" w:space="0" w:color="auto"/>
        <w:left w:val="none" w:sz="0" w:space="0" w:color="auto"/>
        <w:bottom w:val="none" w:sz="0" w:space="0" w:color="auto"/>
        <w:right w:val="none" w:sz="0" w:space="0" w:color="auto"/>
      </w:divBdr>
    </w:div>
    <w:div w:id="1689060427">
      <w:bodyDiv w:val="1"/>
      <w:marLeft w:val="0"/>
      <w:marRight w:val="0"/>
      <w:marTop w:val="0"/>
      <w:marBottom w:val="0"/>
      <w:divBdr>
        <w:top w:val="none" w:sz="0" w:space="0" w:color="auto"/>
        <w:left w:val="none" w:sz="0" w:space="0" w:color="auto"/>
        <w:bottom w:val="none" w:sz="0" w:space="0" w:color="auto"/>
        <w:right w:val="none" w:sz="0" w:space="0" w:color="auto"/>
      </w:divBdr>
    </w:div>
    <w:div w:id="1690987726">
      <w:bodyDiv w:val="1"/>
      <w:marLeft w:val="0"/>
      <w:marRight w:val="0"/>
      <w:marTop w:val="0"/>
      <w:marBottom w:val="0"/>
      <w:divBdr>
        <w:top w:val="none" w:sz="0" w:space="0" w:color="auto"/>
        <w:left w:val="none" w:sz="0" w:space="0" w:color="auto"/>
        <w:bottom w:val="none" w:sz="0" w:space="0" w:color="auto"/>
        <w:right w:val="none" w:sz="0" w:space="0" w:color="auto"/>
      </w:divBdr>
    </w:div>
    <w:div w:id="1695383220">
      <w:bodyDiv w:val="1"/>
      <w:marLeft w:val="0"/>
      <w:marRight w:val="0"/>
      <w:marTop w:val="0"/>
      <w:marBottom w:val="0"/>
      <w:divBdr>
        <w:top w:val="none" w:sz="0" w:space="0" w:color="auto"/>
        <w:left w:val="none" w:sz="0" w:space="0" w:color="auto"/>
        <w:bottom w:val="none" w:sz="0" w:space="0" w:color="auto"/>
        <w:right w:val="none" w:sz="0" w:space="0" w:color="auto"/>
      </w:divBdr>
    </w:div>
    <w:div w:id="1705518457">
      <w:bodyDiv w:val="1"/>
      <w:marLeft w:val="0"/>
      <w:marRight w:val="0"/>
      <w:marTop w:val="0"/>
      <w:marBottom w:val="0"/>
      <w:divBdr>
        <w:top w:val="none" w:sz="0" w:space="0" w:color="auto"/>
        <w:left w:val="none" w:sz="0" w:space="0" w:color="auto"/>
        <w:bottom w:val="none" w:sz="0" w:space="0" w:color="auto"/>
        <w:right w:val="none" w:sz="0" w:space="0" w:color="auto"/>
      </w:divBdr>
    </w:div>
    <w:div w:id="1718968474">
      <w:bodyDiv w:val="1"/>
      <w:marLeft w:val="0"/>
      <w:marRight w:val="0"/>
      <w:marTop w:val="0"/>
      <w:marBottom w:val="0"/>
      <w:divBdr>
        <w:top w:val="none" w:sz="0" w:space="0" w:color="auto"/>
        <w:left w:val="none" w:sz="0" w:space="0" w:color="auto"/>
        <w:bottom w:val="none" w:sz="0" w:space="0" w:color="auto"/>
        <w:right w:val="none" w:sz="0" w:space="0" w:color="auto"/>
      </w:divBdr>
    </w:div>
    <w:div w:id="1727995127">
      <w:bodyDiv w:val="1"/>
      <w:marLeft w:val="0"/>
      <w:marRight w:val="0"/>
      <w:marTop w:val="0"/>
      <w:marBottom w:val="0"/>
      <w:divBdr>
        <w:top w:val="none" w:sz="0" w:space="0" w:color="auto"/>
        <w:left w:val="none" w:sz="0" w:space="0" w:color="auto"/>
        <w:bottom w:val="none" w:sz="0" w:space="0" w:color="auto"/>
        <w:right w:val="none" w:sz="0" w:space="0" w:color="auto"/>
      </w:divBdr>
    </w:div>
    <w:div w:id="1729567081">
      <w:bodyDiv w:val="1"/>
      <w:marLeft w:val="0"/>
      <w:marRight w:val="0"/>
      <w:marTop w:val="0"/>
      <w:marBottom w:val="0"/>
      <w:divBdr>
        <w:top w:val="none" w:sz="0" w:space="0" w:color="auto"/>
        <w:left w:val="none" w:sz="0" w:space="0" w:color="auto"/>
        <w:bottom w:val="none" w:sz="0" w:space="0" w:color="auto"/>
        <w:right w:val="none" w:sz="0" w:space="0" w:color="auto"/>
      </w:divBdr>
    </w:div>
    <w:div w:id="1730304051">
      <w:bodyDiv w:val="1"/>
      <w:marLeft w:val="0"/>
      <w:marRight w:val="0"/>
      <w:marTop w:val="0"/>
      <w:marBottom w:val="0"/>
      <w:divBdr>
        <w:top w:val="none" w:sz="0" w:space="0" w:color="auto"/>
        <w:left w:val="none" w:sz="0" w:space="0" w:color="auto"/>
        <w:bottom w:val="none" w:sz="0" w:space="0" w:color="auto"/>
        <w:right w:val="none" w:sz="0" w:space="0" w:color="auto"/>
      </w:divBdr>
    </w:div>
    <w:div w:id="1735158615">
      <w:bodyDiv w:val="1"/>
      <w:marLeft w:val="0"/>
      <w:marRight w:val="0"/>
      <w:marTop w:val="0"/>
      <w:marBottom w:val="0"/>
      <w:divBdr>
        <w:top w:val="none" w:sz="0" w:space="0" w:color="auto"/>
        <w:left w:val="none" w:sz="0" w:space="0" w:color="auto"/>
        <w:bottom w:val="none" w:sz="0" w:space="0" w:color="auto"/>
        <w:right w:val="none" w:sz="0" w:space="0" w:color="auto"/>
      </w:divBdr>
    </w:div>
    <w:div w:id="1753970364">
      <w:bodyDiv w:val="1"/>
      <w:marLeft w:val="0"/>
      <w:marRight w:val="0"/>
      <w:marTop w:val="0"/>
      <w:marBottom w:val="0"/>
      <w:divBdr>
        <w:top w:val="none" w:sz="0" w:space="0" w:color="auto"/>
        <w:left w:val="none" w:sz="0" w:space="0" w:color="auto"/>
        <w:bottom w:val="none" w:sz="0" w:space="0" w:color="auto"/>
        <w:right w:val="none" w:sz="0" w:space="0" w:color="auto"/>
      </w:divBdr>
    </w:div>
    <w:div w:id="1756052413">
      <w:bodyDiv w:val="1"/>
      <w:marLeft w:val="0"/>
      <w:marRight w:val="0"/>
      <w:marTop w:val="0"/>
      <w:marBottom w:val="0"/>
      <w:divBdr>
        <w:top w:val="none" w:sz="0" w:space="0" w:color="auto"/>
        <w:left w:val="none" w:sz="0" w:space="0" w:color="auto"/>
        <w:bottom w:val="none" w:sz="0" w:space="0" w:color="auto"/>
        <w:right w:val="none" w:sz="0" w:space="0" w:color="auto"/>
      </w:divBdr>
    </w:div>
    <w:div w:id="1761607897">
      <w:bodyDiv w:val="1"/>
      <w:marLeft w:val="0"/>
      <w:marRight w:val="0"/>
      <w:marTop w:val="0"/>
      <w:marBottom w:val="0"/>
      <w:divBdr>
        <w:top w:val="none" w:sz="0" w:space="0" w:color="auto"/>
        <w:left w:val="none" w:sz="0" w:space="0" w:color="auto"/>
        <w:bottom w:val="none" w:sz="0" w:space="0" w:color="auto"/>
        <w:right w:val="none" w:sz="0" w:space="0" w:color="auto"/>
      </w:divBdr>
    </w:div>
    <w:div w:id="1763598821">
      <w:bodyDiv w:val="1"/>
      <w:marLeft w:val="0"/>
      <w:marRight w:val="0"/>
      <w:marTop w:val="0"/>
      <w:marBottom w:val="0"/>
      <w:divBdr>
        <w:top w:val="none" w:sz="0" w:space="0" w:color="auto"/>
        <w:left w:val="none" w:sz="0" w:space="0" w:color="auto"/>
        <w:bottom w:val="none" w:sz="0" w:space="0" w:color="auto"/>
        <w:right w:val="none" w:sz="0" w:space="0" w:color="auto"/>
      </w:divBdr>
    </w:div>
    <w:div w:id="1765540405">
      <w:bodyDiv w:val="1"/>
      <w:marLeft w:val="0"/>
      <w:marRight w:val="0"/>
      <w:marTop w:val="0"/>
      <w:marBottom w:val="0"/>
      <w:divBdr>
        <w:top w:val="none" w:sz="0" w:space="0" w:color="auto"/>
        <w:left w:val="none" w:sz="0" w:space="0" w:color="auto"/>
        <w:bottom w:val="none" w:sz="0" w:space="0" w:color="auto"/>
        <w:right w:val="none" w:sz="0" w:space="0" w:color="auto"/>
      </w:divBdr>
    </w:div>
    <w:div w:id="1776486322">
      <w:bodyDiv w:val="1"/>
      <w:marLeft w:val="0"/>
      <w:marRight w:val="0"/>
      <w:marTop w:val="0"/>
      <w:marBottom w:val="0"/>
      <w:divBdr>
        <w:top w:val="none" w:sz="0" w:space="0" w:color="auto"/>
        <w:left w:val="none" w:sz="0" w:space="0" w:color="auto"/>
        <w:bottom w:val="none" w:sz="0" w:space="0" w:color="auto"/>
        <w:right w:val="none" w:sz="0" w:space="0" w:color="auto"/>
      </w:divBdr>
    </w:div>
    <w:div w:id="1787461009">
      <w:bodyDiv w:val="1"/>
      <w:marLeft w:val="0"/>
      <w:marRight w:val="0"/>
      <w:marTop w:val="0"/>
      <w:marBottom w:val="0"/>
      <w:divBdr>
        <w:top w:val="none" w:sz="0" w:space="0" w:color="auto"/>
        <w:left w:val="none" w:sz="0" w:space="0" w:color="auto"/>
        <w:bottom w:val="none" w:sz="0" w:space="0" w:color="auto"/>
        <w:right w:val="none" w:sz="0" w:space="0" w:color="auto"/>
      </w:divBdr>
    </w:div>
    <w:div w:id="1790902828">
      <w:bodyDiv w:val="1"/>
      <w:marLeft w:val="0"/>
      <w:marRight w:val="0"/>
      <w:marTop w:val="0"/>
      <w:marBottom w:val="0"/>
      <w:divBdr>
        <w:top w:val="none" w:sz="0" w:space="0" w:color="auto"/>
        <w:left w:val="none" w:sz="0" w:space="0" w:color="auto"/>
        <w:bottom w:val="none" w:sz="0" w:space="0" w:color="auto"/>
        <w:right w:val="none" w:sz="0" w:space="0" w:color="auto"/>
      </w:divBdr>
    </w:div>
    <w:div w:id="1793210848">
      <w:bodyDiv w:val="1"/>
      <w:marLeft w:val="0"/>
      <w:marRight w:val="0"/>
      <w:marTop w:val="0"/>
      <w:marBottom w:val="0"/>
      <w:divBdr>
        <w:top w:val="none" w:sz="0" w:space="0" w:color="auto"/>
        <w:left w:val="none" w:sz="0" w:space="0" w:color="auto"/>
        <w:bottom w:val="none" w:sz="0" w:space="0" w:color="auto"/>
        <w:right w:val="none" w:sz="0" w:space="0" w:color="auto"/>
      </w:divBdr>
    </w:div>
    <w:div w:id="1808859242">
      <w:bodyDiv w:val="1"/>
      <w:marLeft w:val="0"/>
      <w:marRight w:val="0"/>
      <w:marTop w:val="0"/>
      <w:marBottom w:val="0"/>
      <w:divBdr>
        <w:top w:val="none" w:sz="0" w:space="0" w:color="auto"/>
        <w:left w:val="none" w:sz="0" w:space="0" w:color="auto"/>
        <w:bottom w:val="none" w:sz="0" w:space="0" w:color="auto"/>
        <w:right w:val="none" w:sz="0" w:space="0" w:color="auto"/>
      </w:divBdr>
    </w:div>
    <w:div w:id="1810004235">
      <w:bodyDiv w:val="1"/>
      <w:marLeft w:val="0"/>
      <w:marRight w:val="0"/>
      <w:marTop w:val="0"/>
      <w:marBottom w:val="0"/>
      <w:divBdr>
        <w:top w:val="none" w:sz="0" w:space="0" w:color="auto"/>
        <w:left w:val="none" w:sz="0" w:space="0" w:color="auto"/>
        <w:bottom w:val="none" w:sz="0" w:space="0" w:color="auto"/>
        <w:right w:val="none" w:sz="0" w:space="0" w:color="auto"/>
      </w:divBdr>
    </w:div>
    <w:div w:id="1811510873">
      <w:bodyDiv w:val="1"/>
      <w:marLeft w:val="0"/>
      <w:marRight w:val="0"/>
      <w:marTop w:val="0"/>
      <w:marBottom w:val="0"/>
      <w:divBdr>
        <w:top w:val="none" w:sz="0" w:space="0" w:color="auto"/>
        <w:left w:val="none" w:sz="0" w:space="0" w:color="auto"/>
        <w:bottom w:val="none" w:sz="0" w:space="0" w:color="auto"/>
        <w:right w:val="none" w:sz="0" w:space="0" w:color="auto"/>
      </w:divBdr>
    </w:div>
    <w:div w:id="1822188456">
      <w:bodyDiv w:val="1"/>
      <w:marLeft w:val="0"/>
      <w:marRight w:val="0"/>
      <w:marTop w:val="0"/>
      <w:marBottom w:val="0"/>
      <w:divBdr>
        <w:top w:val="none" w:sz="0" w:space="0" w:color="auto"/>
        <w:left w:val="none" w:sz="0" w:space="0" w:color="auto"/>
        <w:bottom w:val="none" w:sz="0" w:space="0" w:color="auto"/>
        <w:right w:val="none" w:sz="0" w:space="0" w:color="auto"/>
      </w:divBdr>
    </w:div>
    <w:div w:id="1828202349">
      <w:bodyDiv w:val="1"/>
      <w:marLeft w:val="0"/>
      <w:marRight w:val="0"/>
      <w:marTop w:val="0"/>
      <w:marBottom w:val="0"/>
      <w:divBdr>
        <w:top w:val="none" w:sz="0" w:space="0" w:color="auto"/>
        <w:left w:val="none" w:sz="0" w:space="0" w:color="auto"/>
        <w:bottom w:val="none" w:sz="0" w:space="0" w:color="auto"/>
        <w:right w:val="none" w:sz="0" w:space="0" w:color="auto"/>
      </w:divBdr>
    </w:div>
    <w:div w:id="1843275019">
      <w:bodyDiv w:val="1"/>
      <w:marLeft w:val="0"/>
      <w:marRight w:val="0"/>
      <w:marTop w:val="0"/>
      <w:marBottom w:val="0"/>
      <w:divBdr>
        <w:top w:val="none" w:sz="0" w:space="0" w:color="auto"/>
        <w:left w:val="none" w:sz="0" w:space="0" w:color="auto"/>
        <w:bottom w:val="none" w:sz="0" w:space="0" w:color="auto"/>
        <w:right w:val="none" w:sz="0" w:space="0" w:color="auto"/>
      </w:divBdr>
    </w:div>
    <w:div w:id="1844582656">
      <w:bodyDiv w:val="1"/>
      <w:marLeft w:val="0"/>
      <w:marRight w:val="0"/>
      <w:marTop w:val="0"/>
      <w:marBottom w:val="0"/>
      <w:divBdr>
        <w:top w:val="none" w:sz="0" w:space="0" w:color="auto"/>
        <w:left w:val="none" w:sz="0" w:space="0" w:color="auto"/>
        <w:bottom w:val="none" w:sz="0" w:space="0" w:color="auto"/>
        <w:right w:val="none" w:sz="0" w:space="0" w:color="auto"/>
      </w:divBdr>
    </w:div>
    <w:div w:id="1857115424">
      <w:bodyDiv w:val="1"/>
      <w:marLeft w:val="0"/>
      <w:marRight w:val="0"/>
      <w:marTop w:val="0"/>
      <w:marBottom w:val="0"/>
      <w:divBdr>
        <w:top w:val="none" w:sz="0" w:space="0" w:color="auto"/>
        <w:left w:val="none" w:sz="0" w:space="0" w:color="auto"/>
        <w:bottom w:val="none" w:sz="0" w:space="0" w:color="auto"/>
        <w:right w:val="none" w:sz="0" w:space="0" w:color="auto"/>
      </w:divBdr>
    </w:div>
    <w:div w:id="1858154727">
      <w:bodyDiv w:val="1"/>
      <w:marLeft w:val="0"/>
      <w:marRight w:val="0"/>
      <w:marTop w:val="0"/>
      <w:marBottom w:val="0"/>
      <w:divBdr>
        <w:top w:val="none" w:sz="0" w:space="0" w:color="auto"/>
        <w:left w:val="none" w:sz="0" w:space="0" w:color="auto"/>
        <w:bottom w:val="none" w:sz="0" w:space="0" w:color="auto"/>
        <w:right w:val="none" w:sz="0" w:space="0" w:color="auto"/>
      </w:divBdr>
    </w:div>
    <w:div w:id="1874223141">
      <w:bodyDiv w:val="1"/>
      <w:marLeft w:val="0"/>
      <w:marRight w:val="0"/>
      <w:marTop w:val="0"/>
      <w:marBottom w:val="0"/>
      <w:divBdr>
        <w:top w:val="none" w:sz="0" w:space="0" w:color="auto"/>
        <w:left w:val="none" w:sz="0" w:space="0" w:color="auto"/>
        <w:bottom w:val="none" w:sz="0" w:space="0" w:color="auto"/>
        <w:right w:val="none" w:sz="0" w:space="0" w:color="auto"/>
      </w:divBdr>
    </w:div>
    <w:div w:id="1894728725">
      <w:bodyDiv w:val="1"/>
      <w:marLeft w:val="0"/>
      <w:marRight w:val="0"/>
      <w:marTop w:val="0"/>
      <w:marBottom w:val="0"/>
      <w:divBdr>
        <w:top w:val="none" w:sz="0" w:space="0" w:color="auto"/>
        <w:left w:val="none" w:sz="0" w:space="0" w:color="auto"/>
        <w:bottom w:val="none" w:sz="0" w:space="0" w:color="auto"/>
        <w:right w:val="none" w:sz="0" w:space="0" w:color="auto"/>
      </w:divBdr>
    </w:div>
    <w:div w:id="1906601644">
      <w:bodyDiv w:val="1"/>
      <w:marLeft w:val="0"/>
      <w:marRight w:val="0"/>
      <w:marTop w:val="0"/>
      <w:marBottom w:val="0"/>
      <w:divBdr>
        <w:top w:val="none" w:sz="0" w:space="0" w:color="auto"/>
        <w:left w:val="none" w:sz="0" w:space="0" w:color="auto"/>
        <w:bottom w:val="none" w:sz="0" w:space="0" w:color="auto"/>
        <w:right w:val="none" w:sz="0" w:space="0" w:color="auto"/>
      </w:divBdr>
    </w:div>
    <w:div w:id="1912931969">
      <w:bodyDiv w:val="1"/>
      <w:marLeft w:val="0"/>
      <w:marRight w:val="0"/>
      <w:marTop w:val="0"/>
      <w:marBottom w:val="0"/>
      <w:divBdr>
        <w:top w:val="none" w:sz="0" w:space="0" w:color="auto"/>
        <w:left w:val="none" w:sz="0" w:space="0" w:color="auto"/>
        <w:bottom w:val="none" w:sz="0" w:space="0" w:color="auto"/>
        <w:right w:val="none" w:sz="0" w:space="0" w:color="auto"/>
      </w:divBdr>
    </w:div>
    <w:div w:id="1915508272">
      <w:bodyDiv w:val="1"/>
      <w:marLeft w:val="0"/>
      <w:marRight w:val="0"/>
      <w:marTop w:val="0"/>
      <w:marBottom w:val="0"/>
      <w:divBdr>
        <w:top w:val="none" w:sz="0" w:space="0" w:color="auto"/>
        <w:left w:val="none" w:sz="0" w:space="0" w:color="auto"/>
        <w:bottom w:val="none" w:sz="0" w:space="0" w:color="auto"/>
        <w:right w:val="none" w:sz="0" w:space="0" w:color="auto"/>
      </w:divBdr>
    </w:div>
    <w:div w:id="1931768197">
      <w:bodyDiv w:val="1"/>
      <w:marLeft w:val="0"/>
      <w:marRight w:val="0"/>
      <w:marTop w:val="0"/>
      <w:marBottom w:val="0"/>
      <w:divBdr>
        <w:top w:val="none" w:sz="0" w:space="0" w:color="auto"/>
        <w:left w:val="none" w:sz="0" w:space="0" w:color="auto"/>
        <w:bottom w:val="none" w:sz="0" w:space="0" w:color="auto"/>
        <w:right w:val="none" w:sz="0" w:space="0" w:color="auto"/>
      </w:divBdr>
    </w:div>
    <w:div w:id="1951551609">
      <w:bodyDiv w:val="1"/>
      <w:marLeft w:val="0"/>
      <w:marRight w:val="0"/>
      <w:marTop w:val="0"/>
      <w:marBottom w:val="0"/>
      <w:divBdr>
        <w:top w:val="none" w:sz="0" w:space="0" w:color="auto"/>
        <w:left w:val="none" w:sz="0" w:space="0" w:color="auto"/>
        <w:bottom w:val="none" w:sz="0" w:space="0" w:color="auto"/>
        <w:right w:val="none" w:sz="0" w:space="0" w:color="auto"/>
      </w:divBdr>
    </w:div>
    <w:div w:id="2011980821">
      <w:bodyDiv w:val="1"/>
      <w:marLeft w:val="0"/>
      <w:marRight w:val="0"/>
      <w:marTop w:val="0"/>
      <w:marBottom w:val="0"/>
      <w:divBdr>
        <w:top w:val="none" w:sz="0" w:space="0" w:color="auto"/>
        <w:left w:val="none" w:sz="0" w:space="0" w:color="auto"/>
        <w:bottom w:val="none" w:sz="0" w:space="0" w:color="auto"/>
        <w:right w:val="none" w:sz="0" w:space="0" w:color="auto"/>
      </w:divBdr>
    </w:div>
    <w:div w:id="2053722331">
      <w:bodyDiv w:val="1"/>
      <w:marLeft w:val="0"/>
      <w:marRight w:val="0"/>
      <w:marTop w:val="0"/>
      <w:marBottom w:val="0"/>
      <w:divBdr>
        <w:top w:val="none" w:sz="0" w:space="0" w:color="auto"/>
        <w:left w:val="none" w:sz="0" w:space="0" w:color="auto"/>
        <w:bottom w:val="none" w:sz="0" w:space="0" w:color="auto"/>
        <w:right w:val="none" w:sz="0" w:space="0" w:color="auto"/>
      </w:divBdr>
    </w:div>
    <w:div w:id="2076007822">
      <w:bodyDiv w:val="1"/>
      <w:marLeft w:val="0"/>
      <w:marRight w:val="0"/>
      <w:marTop w:val="0"/>
      <w:marBottom w:val="0"/>
      <w:divBdr>
        <w:top w:val="none" w:sz="0" w:space="0" w:color="auto"/>
        <w:left w:val="none" w:sz="0" w:space="0" w:color="auto"/>
        <w:bottom w:val="none" w:sz="0" w:space="0" w:color="auto"/>
        <w:right w:val="none" w:sz="0" w:space="0" w:color="auto"/>
      </w:divBdr>
    </w:div>
    <w:div w:id="2079742651">
      <w:bodyDiv w:val="1"/>
      <w:marLeft w:val="0"/>
      <w:marRight w:val="0"/>
      <w:marTop w:val="0"/>
      <w:marBottom w:val="0"/>
      <w:divBdr>
        <w:top w:val="none" w:sz="0" w:space="0" w:color="auto"/>
        <w:left w:val="none" w:sz="0" w:space="0" w:color="auto"/>
        <w:bottom w:val="none" w:sz="0" w:space="0" w:color="auto"/>
        <w:right w:val="none" w:sz="0" w:space="0" w:color="auto"/>
      </w:divBdr>
    </w:div>
    <w:div w:id="2133211540">
      <w:bodyDiv w:val="1"/>
      <w:marLeft w:val="0"/>
      <w:marRight w:val="0"/>
      <w:marTop w:val="0"/>
      <w:marBottom w:val="0"/>
      <w:divBdr>
        <w:top w:val="none" w:sz="0" w:space="0" w:color="auto"/>
        <w:left w:val="none" w:sz="0" w:space="0" w:color="auto"/>
        <w:bottom w:val="none" w:sz="0" w:space="0" w:color="auto"/>
        <w:right w:val="none" w:sz="0" w:space="0" w:color="auto"/>
      </w:divBdr>
    </w:div>
    <w:div w:id="213394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030D7"/>
    <w:rsid w:val="00036A20"/>
    <w:rsid w:val="000C03A7"/>
    <w:rsid w:val="001D5C07"/>
    <w:rsid w:val="002A1EAA"/>
    <w:rsid w:val="002E48DD"/>
    <w:rsid w:val="00300022"/>
    <w:rsid w:val="003A4E6D"/>
    <w:rsid w:val="00433CC6"/>
    <w:rsid w:val="00473CCF"/>
    <w:rsid w:val="004D05B1"/>
    <w:rsid w:val="00521BD8"/>
    <w:rsid w:val="005347BD"/>
    <w:rsid w:val="00564924"/>
    <w:rsid w:val="00671560"/>
    <w:rsid w:val="0070132D"/>
    <w:rsid w:val="00711B2C"/>
    <w:rsid w:val="0074217A"/>
    <w:rsid w:val="00837F95"/>
    <w:rsid w:val="008A788C"/>
    <w:rsid w:val="00921C4D"/>
    <w:rsid w:val="00A321DF"/>
    <w:rsid w:val="00B328D9"/>
    <w:rsid w:val="00B468EB"/>
    <w:rsid w:val="00B80765"/>
    <w:rsid w:val="00D052DB"/>
    <w:rsid w:val="00D3446F"/>
    <w:rsid w:val="00DA1EE7"/>
    <w:rsid w:val="00DC66FF"/>
    <w:rsid w:val="00DD470B"/>
    <w:rsid w:val="00E10339"/>
    <w:rsid w:val="00EA1FF3"/>
    <w:rsid w:val="00FC38FC"/>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rsid w:val="00DC66FF"/>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sid w:val="00DC66FF"/>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DC66FF"/>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Ana25</b:Tag>
    <b:SourceType>InternetSite</b:SourceType>
    <b:Guid>{ED629F76-E6EA-422A-AB44-61C323BB43DF}</b:Guid>
    <b:Author>
      <b:Author>
        <b:NameList>
          <b:Person>
            <b:Last>Belyh</b:Last>
            <b:First>Anastasia</b:First>
          </b:Person>
        </b:NameList>
      </b:Author>
    </b:Author>
    <b:Title>81 Wedding Industry Statistics for 2025</b:Title>
    <b:InternetSiteTitle>Keevee</b:InternetSiteTitle>
    <b:Year>2025</b:Year>
    <b:Month>February</b:Month>
    <b:Day>10</b:Day>
    <b:URL>https://www.keevee.com/wedding-industry-statistics</b:URL>
    <b:RefOrder>83</b:RefOrder>
  </b:Source>
  <b:Source>
    <b:Tag>Bus25</b:Tag>
    <b:SourceType>InternetSite</b:SourceType>
    <b:Guid>{17CCCDFD-5F43-4679-A6AE-B1E9C1049451}</b:Guid>
    <b:Title>Wedding Planning Market Size, 2025 by Statistics Analysis 2033</b:Title>
    <b:Year>2025</b:Year>
    <b:Author>
      <b:Author>
        <b:Corporate>Business Research Insights</b:Corporate>
      </b:Author>
    </b:Author>
    <b:InternetSiteTitle>Business Research Insights</b:InternetSiteTitle>
    <b:Month>June</b:Month>
    <b:Day>25</b:Day>
    <b:URL>https://www.businessresearchinsights.com/market-reports/wedding-planning-market-117524</b:URL>
    <b:RefOrder>1</b:RefOrder>
  </b:Source>
  <b:Source>
    <b:Tag>Bri</b:Tag>
    <b:SourceType>InternetSite</b:SourceType>
    <b:Guid>{F36D96EB-9577-473A-8D04-7772A61F246B}</b:Guid>
    <b:Author>
      <b:Author>
        <b:Corporate>BrideBook</b:Corporate>
      </b:Author>
    </b:Author>
    <b:Title>My Wedding | BrideBook</b:Title>
    <b:InternetSiteTitle>BrideBook</b:InternetSiteTitle>
    <b:URL>https://bridebook.com/sg-en/home</b:URL>
    <b:Year>2025</b:Year>
    <b:RefOrder>2</b:RefOrder>
  </b:Source>
  <b:Source>
    <b:Tag>Wed25</b:Tag>
    <b:SourceType>InternetSite</b:SourceType>
    <b:Guid>{4F133E1F-42C1-4882-A638-EC5480108545}</b:Guid>
    <b:Author>
      <b:Author>
        <b:Corporate>WeddingWire</b:Corporate>
      </b:Author>
    </b:Author>
    <b:Title>Weddings, Wedding Venues - WeddomgWire</b:Title>
    <b:InternetSiteTitle>WeddingWire</b:InternetSiteTitle>
    <b:Year>2025</b:Year>
    <b:URL>https://www.weddingwire.com/</b:URL>
    <b:RefOrder>3</b:RefOrder>
  </b:Source>
  <b:Source>
    <b:Tag>Onl25</b:Tag>
    <b:SourceType>InternetSite</b:SourceType>
    <b:Guid>{113F2E1F-E9DC-49DB-825A-CA4AC7364D28}</b:Guid>
    <b:Author>
      <b:Author>
        <b:Corporate>Online Wedding Planning Assistant</b:Corporate>
      </b:Author>
    </b:Author>
    <b:Title>Free Online Wedding Planner</b:Title>
    <b:InternetSiteTitle>Online Wedding Planning Assistant</b:InternetSiteTitle>
    <b:Year>2025</b:Year>
    <b:URL>https://planning.wedding/</b:URL>
    <b:RefOrder>4</b:RefOrder>
  </b:Source>
  <b:Source>
    <b:Tag>Per20</b:Tag>
    <b:SourceType>InternetSite</b:SourceType>
    <b:Guid>{5AEA73BE-CCEE-4D8F-8FFD-CDE60AAFBF74}</b:Guid>
    <b:Author>
      <b:Author>
        <b:NameList>
          <b:Person>
            <b:Last>Christensson</b:Last>
            <b:First>Per</b:First>
          </b:Person>
        </b:NameList>
      </b:Author>
    </b:Author>
    <b:Title>Frontend Definition</b:Title>
    <b:InternetSiteTitle>TechTerms.com</b:InternetSiteTitle>
    <b:Year>2020</b:Year>
    <b:Month>April</b:Month>
    <b:Day>18</b:Day>
    <b:URL>https://techterms.com/definition/frontend</b:URL>
    <b:RefOrder>5</b:RefOrder>
  </b:Source>
  <b:Source>
    <b:Tag>Gee</b:Tag>
    <b:SourceType>InternetSite</b:SourceType>
    <b:Guid>{F60B1668-197E-46E4-A0A4-DD56C7C3E2F9}</b:Guid>
    <b:Author>
      <b:Author>
        <b:Corporate>GeeksforGeeks</b:Corporate>
      </b:Author>
    </b:Author>
    <b:Title>What is a Frontend Framework?</b:Title>
    <b:InternetSiteTitle>GeeksforGeeks</b:InternetSiteTitle>
    <b:Year>2024</b:Year>
    <b:Month>September</b:Month>
    <b:Day>12</b:Day>
    <b:URL>https://www.geeksforgeeks.org/reactjs/what-is-a-frontend-framework/</b:URL>
    <b:RefOrder>6</b:RefOrder>
  </b:Source>
  <b:Source>
    <b:Tag>Aad25</b:Tag>
    <b:SourceType>InternetSite</b:SourceType>
    <b:Guid>{6907F365-0DA5-468F-B783-A6984AD5591F}</b:Guid>
    <b:Author>
      <b:Author>
        <b:NameList>
          <b:Person>
            <b:Last>Majumder</b:Last>
            <b:First>Aaditya</b:First>
            <b:Middle>Shankar</b:Middle>
          </b:Person>
        </b:NameList>
      </b:Author>
    </b:Author>
    <b:Title>The Influence of UX Design on User Retention and Conversion Rates in Mobile Apps</b:Title>
    <b:InternetSiteTitle>arxiv.org</b:InternetSiteTitle>
    <b:Year>2025</b:Year>
    <b:Month>January</b:Month>
    <b:Day>23</b:Day>
    <b:URL>https://arxiv.org/pdf/2501.13407</b:URL>
    <b:RefOrder>7</b:RefOrder>
  </b:Source>
  <b:Source>
    <b:Tag>Jul24</b:Tag>
    <b:SourceType>InternetSite</b:SourceType>
    <b:Guid>{00ACA0EB-388F-4229-85B6-5442FCDB5816}</b:Guid>
    <b:Author>
      <b:Author>
        <b:NameList>
          <b:Person>
            <b:Last>Neagu</b:Last>
            <b:First>Julian</b:First>
          </b:Person>
        </b:NameList>
      </b:Author>
    </b:Author>
    <b:Title>What is a Multi Page Application (MPA) Exactly?</b:Title>
    <b:InternetSiteTitle>Medium</b:InternetSiteTitle>
    <b:Year>2024</b:Year>
    <b:Month>January</b:Month>
    <b:Day>29</b:Day>
    <b:URL>https://medium.com/@julianneagu/multi-page-application-mpa-a-good-business-fit-36029c7be9f0</b:URL>
    <b:RefOrder>8</b:RefOrder>
  </b:Source>
  <b:Source>
    <b:Tag>Gee24M</b:Tag>
    <b:SourceType>InternetSite</b:SourceType>
    <b:Guid>{EBC0E6E7-CB45-40D7-9FE5-90A0C8C3FBB6}</b:Guid>
    <b:Author>
      <b:Author>
        <b:Corporate>GeeksforGeeks</b:Corporate>
      </b:Author>
    </b:Author>
    <b:Title>What is React</b:Title>
    <b:InternetSiteTitle>GeeksforGeeks</b:InternetSiteTitle>
    <b:Year>2024</b:Year>
    <b:Month>May</b:Month>
    <b:Day>15</b:Day>
    <b:URL>https://www.geeksforgeeks.org/reactjs/what-is-react/</b:URL>
    <b:RefOrder>9</b:RefOrder>
  </b:Source>
  <b:Source>
    <b:Tag>Rea</b:Tag>
    <b:SourceType>InternetSite</b:SourceType>
    <b:Guid>{3B2DD022-482E-4D8F-B392-B4115A0B4438}</b:Guid>
    <b:Author>
      <b:Author>
        <b:Corporate>React</b:Corporate>
      </b:Author>
    </b:Author>
    <b:Title>Describing the UI</b:Title>
    <b:InternetSiteTitle>React</b:InternetSiteTitle>
    <b:URL>https://react.dev/learn/describing-the-ui</b:URL>
    <b:RefOrder>10</b:RefOrder>
  </b:Source>
  <b:Source>
    <b:Tag>Rea23</b:Tag>
    <b:SourceType>InternetSite</b:SourceType>
    <b:Guid>{150C7C24-0A85-4E8C-B52D-3ADEF78BEEDC}</b:Guid>
    <b:Author>
      <b:Author>
        <b:Corporate>React Master</b:Corporate>
      </b:Author>
    </b:Author>
    <b:Title>Advantages and Disadvantages of React JS</b:Title>
    <b:InternetSiteTitle>Medium</b:InternetSiteTitle>
    <b:Year>2023</b:Year>
    <b:Month>October</b:Month>
    <b:Day>30</b:Day>
    <b:URL>https://medium.com/@reactmasters.in/advantages-and-disadvantages-of-react-js-e6c80b25763b</b:URL>
    <b:RefOrder>11</b:RefOrder>
  </b:Source>
  <b:Source>
    <b:Tag>Rea1</b:Tag>
    <b:SourceType>InternetSite</b:SourceType>
    <b:Guid>{4C09F150-77D6-45AC-92F9-21358DFD6803}</b:Guid>
    <b:Author>
      <b:Author>
        <b:Corporate>React</b:Corporate>
      </b:Author>
    </b:Author>
    <b:Title>React</b:Title>
    <b:InternetSiteTitle>React</b:InternetSiteTitle>
    <b:URL>https://react.dev/</b:URL>
    <b:RefOrder>12</b:RefOrder>
  </b:Source>
  <b:Source>
    <b:Tag>Ant25</b:Tag>
    <b:SourceType>InternetSite</b:SourceType>
    <b:Guid>{289A9642-1C7F-4DC4-AE67-C7ECE1BF235C}</b:Guid>
    <b:Author>
      <b:Author>
        <b:NameList>
          <b:Person>
            <b:Last>Corbo</b:Last>
            <b:First>Anthony</b:First>
          </b:Person>
        </b:NameList>
      </b:Author>
    </b:Author>
    <b:Title>What is Vue JS? (Definition, Uses, Advantages)</b:Title>
    <b:InternetSiteTitle>Built In</b:InternetSiteTitle>
    <b:Year>2025</b:Year>
    <b:Month>June</b:Month>
    <b:Day>03</b:Day>
    <b:URL>https://builtin.com/software-engineering-perspectives/vue-js</b:URL>
    <b:RefOrder>13</b:RefOrder>
  </b:Source>
  <b:Source>
    <b:Tag>San24</b:Tag>
    <b:SourceType>InternetSite</b:SourceType>
    <b:Guid>{CB5CCCA5-CFB4-4253-9A9B-731C47BFD7D8}</b:Guid>
    <b:Author>
      <b:Author>
        <b:Corporate>Sanity</b:Corporate>
      </b:Author>
    </b:Author>
    <b:Title>What is Vue.js? Overview of the Versatile JavaScript Framework</b:Title>
    <b:InternetSiteTitle>Sanity</b:InternetSiteTitle>
    <b:Year>2024</b:Year>
    <b:Month>August</b:Month>
    <b:Day>23</b:Day>
    <b:URL>https://www.sanity.io/glossary/vue-js</b:URL>
    <b:RefOrder>14</b:RefOrder>
  </b:Source>
  <b:Source>
    <b:Tag>Vue25</b:Tag>
    <b:SourceType>InternetSite</b:SourceType>
    <b:Guid>{D5384C9F-694B-40FA-8096-6460E57F17D2}</b:Guid>
    <b:Author>
      <b:Author>
        <b:Corporate>Vue</b:Corporate>
      </b:Author>
    </b:Author>
    <b:Title>Introduction | Vue.js</b:Title>
    <b:InternetSiteTitle>Vue.js</b:InternetSiteTitle>
    <b:Year>2025</b:Year>
    <b:URL>https://vuejs.org/guide/introduction.html</b:URL>
    <b:RefOrder>15</b:RefOrder>
  </b:Source>
  <b:Source>
    <b:Tag>Gee2412</b:Tag>
    <b:SourceType>InternetSite</b:SourceType>
    <b:Guid>{4F27E7ED-5291-4ADF-8D46-7A7585EA5028}</b:Guid>
    <b:Author>
      <b:Author>
        <b:Corporate>GeeksforGeeks</b:Corporate>
      </b:Author>
    </b:Author>
    <b:Title>What is Angular?</b:Title>
    <b:InternetSiteTitle>GeeksforGeeks</b:InternetSiteTitle>
    <b:Year>2024</b:Year>
    <b:Month>April</b:Month>
    <b:Day>12</b:Day>
    <b:URL>https://www.geeksforgeeks.org/angular-js/what-is-angular/</b:URL>
    <b:RefOrder>16</b:RefOrder>
  </b:Source>
  <b:Source>
    <b:Tag>Ang25</b:Tag>
    <b:SourceType>InternetSite</b:SourceType>
    <b:Guid>{826CD4E7-0019-4551-A447-1ADC1343DD45}</b:Guid>
    <b:Author>
      <b:Author>
        <b:Corporate>Angular</b:Corporate>
      </b:Author>
    </b:Author>
    <b:Title>What is Angular?</b:Title>
    <b:InternetSiteTitle>Angular</b:InternetSiteTitle>
    <b:Year>2025</b:Year>
    <b:URL>https://v17.angular.io/guide/what-is-angular</b:URL>
    <b:RefOrder>17</b:RefOrder>
  </b:Source>
  <b:Source>
    <b:Tag>Gee2426</b:Tag>
    <b:SourceType>InternetSite</b:SourceType>
    <b:Guid>{12EB3D0C-4802-42B2-BCA1-DAB6B8ED6B65}</b:Guid>
    <b:Author>
      <b:Author>
        <b:Corporate>GeeksforGeeks</b:Corporate>
      </b:Author>
    </b:Author>
    <b:Title>Describe the MVC framework in Angular</b:Title>
    <b:InternetSiteTitle>GeeksforGeeks</b:InternetSiteTitle>
    <b:Year>2024</b:Year>
    <b:Month>March</b:Month>
    <b:Day>26</b:Day>
    <b:URL>https://www.geeksforgeeks.org/angular-js/describe-the-mvc-framework-in-angular/</b:URL>
    <b:RefOrder>18</b:RefOrder>
  </b:Source>
  <b:Source>
    <b:Tag>Vue251</b:Tag>
    <b:SourceType>InternetSite</b:SourceType>
    <b:Guid>{DAB8EDD8-D147-43B5-9F8F-00BBCB0F59B3}</b:Guid>
    <b:Author>
      <b:Author>
        <b:Corporate>Vue</b:Corporate>
      </b:Author>
    </b:Author>
    <b:Title>Vue.js - The Progressive JavaScript Framework</b:Title>
    <b:InternetSiteTitle>Vue.js</b:InternetSiteTitle>
    <b:Year>2025</b:Year>
    <b:URL>https://vuejs.org/</b:URL>
    <b:RefOrder>19</b:RefOrder>
  </b:Source>
  <b:Source>
    <b:Tag>Ane24</b:Tag>
    <b:SourceType>InternetSite</b:SourceType>
    <b:Guid>{9E68A3C0-E898-4926-B582-4A8DF861421C}</b:Guid>
    <b:Author>
      <b:Author>
        <b:NameList>
          <b:Person>
            <b:Last>Anes Karić</b:Last>
            <b:First>Nermina</b:First>
            <b:Middle>Durmić</b:Middle>
          </b:Person>
        </b:NameList>
      </b:Author>
    </b:Author>
    <b:Title>Comparison of JavaScript Frontend Frameworks – Angular, React, and Vue</b:Title>
    <b:InternetSiteTitle>International Journal of Innovative Science and Research Technology (IJISRT)</b:InternetSiteTitle>
    <b:Year>2024</b:Year>
    <b:Month>June</b:Month>
    <b:Day>06</b:Day>
    <b:URL>https://ijisrt.com/assets/upload/files/IJISRT24JUN600.pdf</b:URL>
    <b:RefOrder>22</b:RefOrder>
  </b:Source>
  <b:Source>
    <b:Tag>Ric24</b:Tag>
    <b:SourceType>InternetSite</b:SourceType>
    <b:Guid>{5C703BC1-E63D-4BCA-9EA0-43C6DBD12BF0}</b:Guid>
    <b:Author>
      <b:Author>
        <b:NameList>
          <b:Person>
            <b:Last>Coppola</b:Last>
            <b:First>Riccado</b:First>
          </b:Person>
        </b:NameList>
      </b:Author>
    </b:Author>
    <b:Title>Benchmarking Modern Frontend Frameworks: A Comparative Performance Analysis</b:Title>
    <b:Year>2024</b:Year>
    <b:Month>October</b:Month>
    <b:URL>https://webthesis.biblio.polito.it/35401/1/tesi.pdf</b:URL>
    <b:RefOrder>23</b:RefOrder>
  </b:Source>
  <b:Source>
    <b:Tag>Rea2</b:Tag>
    <b:SourceType>InternetSite</b:SourceType>
    <b:Guid>{C9FF88FD-60CA-41D8-A2C6-6C0CA59B57A3}</b:Guid>
    <b:Author>
      <b:Author>
        <b:Corporate>React Three Fiber</b:Corporate>
      </b:Author>
    </b:Author>
    <b:Title>Introduction - React Three Fiber</b:Title>
    <b:InternetSiteTitle>React Three Fiber</b:InternetSiteTitle>
    <b:URL>https://r3f.docs.pmnd.rs/getting-started/introduction</b:URL>
    <b:RefOrder>20</b:RefOrder>
  </b:Source>
  <b:Source>
    <b:Tag>Tro</b:Tag>
    <b:SourceType>InternetSite</b:SourceType>
    <b:Guid>{A542BDA0-B32B-411C-B80D-3965498BB974}</b:Guid>
    <b:Author>
      <b:Author>
        <b:Corporate>TroisJS</b:Corporate>
      </b:Author>
    </b:Author>
    <b:Title>ThreeJS + VueJS 3 + ViteJS</b:Title>
    <b:InternetSiteTitle>TroisJS</b:InternetSiteTitle>
    <b:URL>https://troisjs.github.io/guide/</b:URL>
    <b:RefOrder>21</b:RefOrder>
  </b:Source>
  <b:Source>
    <b:Tag>Gee2525</b:Tag>
    <b:SourceType>InternetSite</b:SourceType>
    <b:Guid>{1F182B46-F9CF-43EB-B9FA-A66938DEF1FC}</b:Guid>
    <b:Author>
      <b:Author>
        <b:Corporate>GeeksforGeeks</b:Corporate>
      </b:Author>
    </b:Author>
    <b:Title>Introduction of DBMS (Database Management System)</b:Title>
    <b:InternetSiteTitle>GeeksforGeeks</b:InternetSiteTitle>
    <b:Year>2025</b:Year>
    <b:Month>June</b:Month>
    <b:Day>25</b:Day>
    <b:URL>https://www.geeksforgeeks.org/introduction-of-dbms-database-management-system-set-1/</b:URL>
    <b:RefOrder>24</b:RefOrder>
  </b:Source>
  <b:Source>
    <b:Tag>Gee2514</b:Tag>
    <b:SourceType>InternetSite</b:SourceType>
    <b:Guid>{94E46C2D-17B8-4413-BF2A-FB7045C5BEC8}</b:Guid>
    <b:Author>
      <b:Author>
        <b:Corporate>GeeksforGeeks</b:Corporate>
      </b:Author>
    </b:Author>
    <b:Title>Relational Model in DBMS</b:Title>
    <b:InternetSiteTitle>GeeksforGeeks</b:InternetSiteTitle>
    <b:Year>2025</b:Year>
    <b:Month>June</b:Month>
    <b:Day>14</b:Day>
    <b:URL>https://www.geeksforgeeks.org/dbms/relational-model-in-dbms/</b:URL>
    <b:RefOrder>25</b:RefOrder>
  </b:Source>
  <b:Source>
    <b:Tag>Gee2523</b:Tag>
    <b:SourceType>InternetSite</b:SourceType>
    <b:Guid>{16F33EA1-7950-4A63-97C1-AF67C8298415}</b:Guid>
    <b:Author>
      <b:Author>
        <b:Corporate>GeeksforGeeks</b:Corporate>
      </b:Author>
    </b:Author>
    <b:Title>Non-Relational Databases and Their Types</b:Title>
    <b:InternetSiteTitle>GeeksforGeeks</b:InternetSiteTitle>
    <b:Year>2025</b:Year>
    <b:Month>January</b:Month>
    <b:Day>23</b:Day>
    <b:URL>https://www.geeksforgeeks.org/non-relational-databases-and-their-types/</b:URL>
    <b:RefOrder>26</b:RefOrder>
  </b:Source>
  <b:Source>
    <b:Tag>Gia20</b:Tag>
    <b:SourceType>InternetSite</b:SourceType>
    <b:Guid>{937CD773-5A46-4317-8188-13919DD3D424}</b:Guid>
    <b:Author>
      <b:Author>
        <b:NameList>
          <b:Person>
            <b:Last>Mihai</b:Last>
            <b:First>Gianina</b:First>
          </b:Person>
        </b:NameList>
      </b:Author>
    </b:Author>
    <b:Title>Comparison between relational and NoSQL databases</b:Title>
    <b:Year>2020</b:Year>
    <b:Month>December</b:Month>
    <b:URL>https://www.researchgate.net/profile/Gianina-Mihai-rizescu/publication/349427122_Comparison_between_Relational_and_NoSQL_Databases/links/602f6d27a6fdcc37a837a926/Comparison-between-Relational-and-NoSQL-Databases.pdf</b:URL>
    <b:RefOrder>27</b:RefOrder>
  </b:Source>
  <b:Source>
    <b:Tag>Gee23</b:Tag>
    <b:SourceType>InternetSite</b:SourceType>
    <b:Guid>{0146DDE2-530D-4D72-97F9-4C54C2A83EB2}</b:Guid>
    <b:Author>
      <b:Author>
        <b:Corporate>GeeksforGeeks</b:Corporate>
      </b:Author>
    </b:Author>
    <b:Title>What is PostgreSQL - Introduction</b:Title>
    <b:InternetSiteTitle>GeeksforGeeks</b:InternetSiteTitle>
    <b:Year>2023</b:Year>
    <b:Month>February</b:Month>
    <b:Day>28</b:Day>
    <b:URL>https://www.geeksforgeeks.org/what-is-postgresql-introduction/</b:URL>
    <b:RefOrder>28</b:RefOrder>
  </b:Source>
  <b:Source>
    <b:Tag>Pos25</b:Tag>
    <b:SourceType>InternetSite</b:SourceType>
    <b:Guid>{4A8DE466-9D86-4C57-B7E3-F2D6346E83AA}</b:Guid>
    <b:Author>
      <b:Author>
        <b:Corporate>PostgreSQL</b:Corporate>
      </b:Author>
    </b:Author>
    <b:Title>PostgreSQL: About</b:Title>
    <b:InternetSiteTitle>PostgreSQL</b:InternetSiteTitle>
    <b:Year>2025</b:Year>
    <b:URL>https://www.postgresql.org/about/</b:URL>
    <b:RefOrder>29</b:RefOrder>
  </b:Source>
  <b:Source>
    <b:Tag>Jef22</b:Tag>
    <b:SourceType>InternetSite</b:SourceType>
    <b:Guid>{F40A1848-D0FB-4A15-A8CB-56729164DFC9}</b:Guid>
    <b:Author>
      <b:Author>
        <b:NameList>
          <b:Person>
            <b:Last>Novotny</b:Last>
            <b:First>Jeff</b:First>
          </b:Person>
        </b:NameList>
      </b:Author>
    </b:Author>
    <b:Title>An Introduction to PostgreSQL</b:Title>
    <b:InternetSiteTitle>Akami Cloud</b:InternetSiteTitle>
    <b:Year>2022</b:Year>
    <b:Month>January</b:Month>
    <b:Day>07</b:Day>
    <b:URL>https://www.linode.com/docs/guides/an-introduction-to-postgresql/</b:URL>
    <b:RefOrder>30</b:RefOrder>
  </b:Source>
  <b:Source>
    <b:Tag>Ora19</b:Tag>
    <b:SourceType>InternetSite</b:SourceType>
    <b:Guid>{8851F538-CA99-4A73-A657-420DDCD571C7}</b:Guid>
    <b:Author>
      <b:Author>
        <b:Corporate>Oracle</b:Corporate>
      </b:Author>
    </b:Author>
    <b:Title>MySQL :: MySQL 8.0 Reference Manual :: 1.3.1 What is MySQL? </b:Title>
    <b:InternetSiteTitle>Mysql.com</b:InternetSiteTitle>
    <b:Year>2019</b:Year>
    <b:URL>https://dev.mysql.com/doc/refman/8.0/en/what-is-mysql.html</b:URL>
    <b:RefOrder>31</b:RefOrder>
  </b:Source>
  <b:Source>
    <b:Tag>Gee2528</b:Tag>
    <b:SourceType>InternetSite</b:SourceType>
    <b:Guid>{FB00969B-73CA-4E0B-98CF-AC8421564FFF}</b:Guid>
    <b:Author>
      <b:Author>
        <b:Corporate>GeeksforGeeks</b:Corporate>
      </b:Author>
    </b:Author>
    <b:Title>What is SQL?</b:Title>
    <b:InternetSiteTitle>GeeksforGeeks</b:InternetSiteTitle>
    <b:Year>2025</b:Year>
    <b:Month>April</b:Month>
    <b:Day>28</b:Day>
    <b:URL>https://www.geeksforgeeks.org/sql/what-is-mysql/</b:URL>
    <b:RefOrder>32</b:RefOrder>
  </b:Source>
  <b:Source>
    <b:Tag>Jef24</b:Tag>
    <b:SourceType>InternetSite</b:SourceType>
    <b:Guid>{94A724A6-D701-4F10-8D3C-F51B3610A9BA}</b:Guid>
    <b:Author>
      <b:Author>
        <b:NameList>
          <b:Person>
            <b:Last>Erickson</b:Last>
            <b:First>Jeffrey</b:First>
          </b:Person>
        </b:NameList>
      </b:Author>
    </b:Author>
    <b:Title>MySQL: Understanding What It Is and How It’s Used</b:Title>
    <b:InternetSiteTitle>Oracle</b:InternetSiteTitle>
    <b:Year>2024</b:Year>
    <b:Month>August</b:Month>
    <b:Day>29</b:Day>
    <b:URL>https://www.oracle.com/mysql/what-is-mysql/</b:URL>
    <b:RefOrder>33</b:RefOrder>
  </b:Source>
  <b:Source>
    <b:Tag>Mar24</b:Tag>
    <b:SourceType>InternetSite</b:SourceType>
    <b:Guid>{1790FEC9-FC39-4913-923C-A6B81575F99A}</b:Guid>
    <b:Author>
      <b:Author>
        <b:NameList>
          <b:Person>
            <b:Last>Rouse</b:Last>
            <b:First>Margaret</b:First>
          </b:Person>
        </b:NameList>
      </b:Author>
    </b:Author>
    <b:Title>What is MariaDB? Definition, Importance, and Use Cases</b:Title>
    <b:InternetSiteTitle>Techopedia</b:InternetSiteTitle>
    <b:Year>2024</b:Year>
    <b:Month>February</b:Month>
    <b:Day>16</b:Day>
    <b:URL>https://www.techopedia.com/definition/mariadb</b:URL>
    <b:RefOrder>34</b:RefOrder>
  </b:Source>
  <b:Source>
    <b:Tag>Mar25</b:Tag>
    <b:SourceType>InternetSite</b:SourceType>
    <b:Guid>{AA932618-0672-43FB-8C9B-E0301DA047A0}</b:Guid>
    <b:Author>
      <b:Author>
        <b:Corporate>MariaDB foundation</b:Corporate>
      </b:Author>
    </b:Author>
    <b:Title>About MariaDB</b:Title>
    <b:InternetSiteTitle>MariaDB.org</b:InternetSiteTitle>
    <b:Year>2025</b:Year>
    <b:URL>https://mariadb.org/about/</b:URL>
    <b:RefOrder>35</b:RefOrder>
  </b:Source>
  <b:Source>
    <b:Tag>Gee22</b:Tag>
    <b:SourceType>InternetSite</b:SourceType>
    <b:Guid>{21D4073F-DD9E-45F8-93FB-5A814D85FE8E}</b:Guid>
    <b:Author>
      <b:Author>
        <b:Corporate>GeeksforGeeks</b:Corporate>
      </b:Author>
    </b:Author>
    <b:Title>Introduction of MariaDB</b:Title>
    <b:InternetSiteTitle>GeeksforGeeks</b:InternetSiteTitle>
    <b:Year>2022</b:Year>
    <b:Month>August</b:Month>
    <b:Day>05</b:Day>
    <b:URL>https://www.geeksforgeeks.org/dbms/introduction-of-mariadb/</b:URL>
    <b:RefOrder>36</b:RefOrder>
  </b:Source>
  <b:Source>
    <b:Tag>Cod25</b:Tag>
    <b:SourceType>InternetSite</b:SourceType>
    <b:Guid>{1CA3274B-8CE4-44D5-95EA-B7CCBF9DB50C}</b:Guid>
    <b:Author>
      <b:Author>
        <b:NameList>
          <b:Person>
            <b:Last>Team</b:Last>
            <b:First>Codecademy</b:First>
          </b:Person>
        </b:NameList>
      </b:Author>
    </b:Author>
    <b:Title>What Is Back End?</b:Title>
    <b:InternetSiteTitle>Codecademy</b:InternetSiteTitle>
    <b:Year>2025</b:Year>
    <b:Month>March</b:Month>
    <b:Day>17</b:Day>
    <b:URL>https://www.codecademy.com/resources/blog/what-is-back-end/</b:URL>
    <b:RefOrder>40</b:RefOrder>
  </b:Source>
  <b:Source>
    <b:Tag>Mar19</b:Tag>
    <b:SourceType>InternetSite</b:SourceType>
    <b:Guid>{05F738F2-6B9C-4B87-9CBE-4140FA7485C6}</b:Guid>
    <b:Author>
      <b:Author>
        <b:NameList>
          <b:Person>
            <b:Last>Marin Kaluža</b:Last>
            <b:First>Marijana</b:First>
            <b:Middle>Kalanj, Bernard Vukelić</b:Middle>
          </b:Person>
        </b:NameList>
      </b:Author>
    </b:Author>
    <b:Title>A comparison of back-end frameworks for web application development</b:Title>
    <b:Year>2019</b:Year>
    <b:URL>https://hrcak.srce.hr/en/file/321176</b:URL>
    <b:RefOrder>41</b:RefOrder>
  </b:Source>
  <b:Source>
    <b:Tag>Gee25</b:Tag>
    <b:SourceType>InternetSite</b:SourceType>
    <b:Guid>{5D7CEB1B-CD13-4966-955A-A1D9CA78D379}</b:Guid>
    <b:Author>
      <b:Author>
        <b:Corporate>GeeksforGeeks</b:Corporate>
      </b:Author>
    </b:Author>
    <b:Title>Express.js Tutorial</b:Title>
    <b:InternetSiteTitle>GeeksforGeeks</b:InternetSiteTitle>
    <b:Year>2025</b:Year>
    <b:Month>April</b:Month>
    <b:Day>08</b:Day>
    <b:URL>https://www.geeksforgeeks.org/node-js/express-js/</b:URL>
    <b:RefOrder>42</b:RefOrder>
  </b:Source>
  <b:Source>
    <b:Tag>Dja25</b:Tag>
    <b:SourceType>InternetSite</b:SourceType>
    <b:Guid>{4FE5D77F-0572-4111-BC1A-C34F2F37B495}</b:Guid>
    <b:Author>
      <b:Author>
        <b:Corporate>Django</b:Corporate>
      </b:Author>
    </b:Author>
    <b:Title>The Web framework for perfectionists with deadlines</b:Title>
    <b:InternetSiteTitle>Django</b:InternetSiteTitle>
    <b:Year>2025</b:Year>
    <b:URL>https://www.djangoproject.com/</b:URL>
    <b:RefOrder>43</b:RefOrder>
  </b:Source>
  <b:Source>
    <b:Tag>Gee24</b:Tag>
    <b:SourceType>InternetSite</b:SourceType>
    <b:Guid>{B9B61E52-A9B3-46F4-BA65-C4A6CFE6ADD7}</b:Guid>
    <b:Author>
      <b:Author>
        <b:Corporate>GeeksforGeeks</b:Corporate>
      </b:Author>
    </b:Author>
    <b:Title>What is Django Web Framework?</b:Title>
    <b:InternetSiteTitle>GeeksforGeeks</b:InternetSiteTitle>
    <b:Year>2024</b:Year>
    <b:Month>April</b:Month>
    <b:Day>05</b:Day>
    <b:URL>https://www.geeksforgeeks.org/python/what-is-django-web-framework/</b:URL>
    <b:RefOrder>44</b:RefOrder>
  </b:Source>
  <b:Source>
    <b:Tag>Gee241</b:Tag>
    <b:SourceType>InternetSite</b:SourceType>
    <b:Guid>{0ADC8870-6231-48E1-80E5-74BAB80A3955}</b:Guid>
    <b:Author>
      <b:Author>
        <b:Corporate>GeeksforGeeks</b:Corporate>
      </b:Author>
    </b:Author>
    <b:Title>Introduction to Laravel and MVC Framework</b:Title>
    <b:InternetSiteTitle>GeeksforGeeks</b:InternetSiteTitle>
    <b:Year>2024</b:Year>
    <b:Month>March</b:Month>
    <b:Day>20</b:Day>
    <b:URL>https://www.geeksforgeeks.org/php/introduction-to-laravel-and-mvc-framework/</b:URL>
    <b:RefOrder>45</b:RefOrder>
  </b:Source>
  <b:Source>
    <b:Tag>Ope25</b:Tag>
    <b:SourceType>InternetSite</b:SourceType>
    <b:Guid>{536F08C6-F0B9-4590-B5BE-D5B175FDDDDB}</b:Guid>
    <b:Author>
      <b:Author>
        <b:Corporate>OpenJS Foundation</b:Corporate>
      </b:Author>
    </b:Author>
    <b:Title>Express - Node.js web application framework</b:Title>
    <b:InternetSiteTitle>Expressjs.com</b:InternetSiteTitle>
    <b:Year>2025</b:Year>
    <b:URL>https://expressjs.com/</b:URL>
    <b:RefOrder>46</b:RefOrder>
  </b:Source>
  <b:Source>
    <b:Tag>Lar25</b:Tag>
    <b:SourceType>InternetSite</b:SourceType>
    <b:Guid>{1D4A461A-61D8-4D73-90E4-C5F8CFD3E0FF}</b:Guid>
    <b:Author>
      <b:Author>
        <b:Corporate>Laravel</b:Corporate>
      </b:Author>
    </b:Author>
    <b:Title>Laravel - The PHP Framework For Web Artisans</b:Title>
    <b:InternetSiteTitle>Laravel</b:InternetSiteTitle>
    <b:Year>2025</b:Year>
    <b:URL>https://laravel.com/</b:URL>
    <b:RefOrder>47</b:RefOrder>
  </b:Source>
  <b:Source>
    <b:Tag>Geo24</b:Tag>
    <b:SourceType>InternetSite</b:SourceType>
    <b:Guid>{FDE6CA00-EAD2-4649-8F05-5A835BF07916}</b:Guid>
    <b:Author>
      <b:Author>
        <b:NameList>
          <b:Person>
            <b:Last>Nicola</b:Last>
            <b:First>George</b:First>
          </b:Person>
        </b:NameList>
      </b:Author>
    </b:Author>
    <b:Title>Types of 3D Modeling: Techniques and Applications</b:Title>
    <b:InternetSiteTitle>Architectural Visualizations</b:InternetSiteTitle>
    <b:Year>2024</b:Year>
    <b:Month>March</b:Month>
    <b:Day>24</b:Day>
    <b:URL>https://www.tallboxdesign.com/types-of-3d-modeling/</b:URL>
    <b:RefOrder>48</b:RefOrder>
  </b:Source>
  <b:Source>
    <b:Tag>MAP25</b:Tag>
    <b:SourceType>InternetSite</b:SourceType>
    <b:Guid>{B631F59E-FA88-400C-A049-4B9F459F1FCC}</b:Guid>
    <b:Author>
      <b:Author>
        <b:Corporate>MAPSystems</b:Corporate>
      </b:Author>
    </b:Author>
    <b:Title>Understanding 3D Digital Sculpting: A Complete Guide</b:Title>
    <b:InternetSiteTitle>MAPSystems</b:InternetSiteTitle>
    <b:Year>2025</b:Year>
    <b:URL>https://mapsystemsindia.com/resources/what-is-3d-digital-sculpting.html</b:URL>
    <b:RefOrder>49</b:RefOrder>
  </b:Source>
  <b:Source>
    <b:Tag>Mik23</b:Tag>
    <b:SourceType>InternetSite</b:SourceType>
    <b:Guid>{280A8C20-86D9-4118-A167-1DAD19EBF38D}</b:Guid>
    <b:Author>
      <b:Author>
        <b:NameList>
          <b:Person>
            <b:Last>Wayne</b:Last>
            <b:First>Mike</b:First>
          </b:Person>
        </b:NameList>
      </b:Author>
    </b:Author>
    <b:Title>Procedural Modeling: A Powerful 3D Technique</b:Title>
    <b:InternetSiteTitle>Desktop Architect</b:InternetSiteTitle>
    <b:Year>2023</b:Year>
    <b:Month>October</b:Month>
    <b:Day>31</b:Day>
    <b:URL>https://desktoparchitect.com/procedural-modeling-technique-for-creating-3d-content</b:URL>
    <b:RefOrder>50</b:RefOrder>
  </b:Source>
  <b:Source>
    <b:Tag>Alp25</b:Tag>
    <b:SourceType>InternetSite</b:SourceType>
    <b:Guid>{62CF0A47-D4A4-4611-9A43-13D1F806B572}</b:Guid>
    <b:Author>
      <b:Author>
        <b:Corporate>Alpha3D</b:Corporate>
      </b:Author>
    </b:Author>
    <b:Title>Procedural 3D Modeling</b:Title>
    <b:InternetSiteTitle>Alpha3D</b:InternetSiteTitle>
    <b:Year>2025</b:Year>
    <b:URL>https://www.alpha3d.io/kb/3d-modelling/procedural-3d-modeling/</b:URL>
    <b:RefOrder>51</b:RefOrder>
  </b:Source>
  <b:Source>
    <b:Tag>Yuf24</b:Tag>
    <b:SourceType>InternetSite</b:SourceType>
    <b:Guid>{C0DD66CB-8EF9-4E67-986C-CF4FFEC4CCA9}</b:Guid>
    <b:Author>
      <b:Author>
        <b:NameList>
          <b:Person>
            <b:Last>Lin</b:Last>
            <b:First>Yufei</b:First>
          </b:Person>
        </b:NameList>
      </b:Author>
    </b:Author>
    <b:Title>The Review of Modeling and Rendering 3D Environment: A Survey</b:Title>
    <b:Year>2024</b:Year>
    <b:URL>https://pdfs.semanticscholar.org/5fe3/7ad0c9fdfa90a4ffdbfc941c47e90c89cec4.pdf</b:URL>
    <b:RefOrder>52</b:RefOrder>
  </b:Source>
  <b:Source>
    <b:Tag>Clo25</b:Tag>
    <b:SourceType>InternetSite</b:SourceType>
    <b:Guid>{AB6694DA-1DA9-4C9E-AD00-688217971B55}</b:Guid>
    <b:Author>
      <b:Author>
        <b:Corporate>Cloudinary</b:Corporate>
      </b:Author>
    </b:Author>
    <b:Title>Rasterization</b:Title>
    <b:InternetSiteTitle>Cloudinary</b:InternetSiteTitle>
    <b:Year>2025</b:Year>
    <b:Month>April</b:Month>
    <b:Day>22</b:Day>
    <b:URL>https://cloudinary.com/glossary/rasterization</b:URL>
    <b:RefOrder>54</b:RefOrder>
  </b:Source>
  <b:Source>
    <b:Tag>Kar23</b:Tag>
    <b:SourceType>InternetSite</b:SourceType>
    <b:Guid>{CAE12491-DC3D-4ED0-8627-961DF8763F47}</b:Guid>
    <b:Author>
      <b:Author>
        <b:NameList>
          <b:Person>
            <b:Last>Karan Katoch</b:Last>
            <b:First>Vansh</b:First>
            <b:Middle>Thakur, Er. Sandeep Kaur</b:Middle>
          </b:Person>
        </b:NameList>
      </b:Author>
    </b:Author>
    <b:Title>3-D GRAPHIC ENGINE</b:Title>
    <b:InternetSiteTitle>IJNRD.org</b:InternetSiteTitle>
    <b:Year>2023</b:Year>
    <b:Month>November</b:Month>
    <b:Day>11</b:Day>
    <b:URL>https://www.ijnrd.org/papers/IJNRD2311308.pdf</b:URL>
    <b:RefOrder>56</b:RefOrder>
  </b:Source>
  <b:Source>
    <b:Tag>Chu15</b:Tag>
    <b:SourceType>ConferenceProceedings</b:SourceType>
    <b:Guid>{5B8A749B-A0DA-4275-99E7-F44B5B32CC6F}</b:Guid>
    <b:Title>Performance comparison of rasterization-based graphics pipeline and ray tracing on GPU shaders</b:Title>
    <b:Year>2015</b:Year>
    <b:Author>
      <b:Author>
        <b:NameList>
          <b:Person>
            <b:Last>Chun-Fa Chang</b:Last>
            <b:First>Kuan-Wei</b:First>
            <b:Middle>Chen, Chin-Chien Chuang</b:Middle>
          </b:Person>
        </b:NameList>
      </b:Author>
    </b:Author>
    <b:Pages>120-123</b:Pages>
    <b:ConferenceName>2015 IEEE International Conference on Digital Signal Processing (DSP)</b:ConferenceName>
    <b:City>Singapore</b:City>
    <b:Publisher>IEEE</b:Publisher>
    <b:RefOrder>53</b:RefOrder>
  </b:Source>
  <b:Source>
    <b:Tag>Ado</b:Tag>
    <b:SourceType>InternetSite</b:SourceType>
    <b:Guid>{653E08DD-B4A2-417B-9B32-99D93727D003}</b:Guid>
    <b:Author>
      <b:Author>
        <b:Corporate>Adobe</b:Corporate>
      </b:Author>
    </b:Author>
    <b:Title>What is Ray Tracing &amp; What Does It Do?</b:Title>
    <b:Publisher>https://www.adobe.com/products/substance3d/discover/what-is-ray-tracing.html#:~:text=Ray%20tracing%20mimics%20real%2Dworld,creating%20more%20vibrant%20and%20realistic</b:Publisher>
    <b:InternetSiteTitle>Adobe</b:InternetSiteTitle>
    <b:URL>https://www.adobe.com/products/substance3d/discover/what-is-ray-tracing.html#:~:text=Ray%20tracing%20mimics%20real%2Dworld,creating%20more%20vibrant%20and%20realistic</b:URL>
    <b:RefOrder>57</b:RefOrder>
  </b:Source>
  <b:Source>
    <b:Tag>Nvi18</b:Tag>
    <b:SourceType>InternetSite</b:SourceType>
    <b:Guid>{D2B7DFA3-E405-4585-B3B1-C6FBF3DAF4CB}</b:Guid>
    <b:Author>
      <b:Author>
        <b:Corporate>Nvidia</b:Corporate>
      </b:Author>
    </b:Author>
    <b:Title>Ray Tracing | NVIDIA Developer</b:Title>
    <b:InternetSiteTitle>Nvidia</b:InternetSiteTitle>
    <b:Year>2018</b:Year>
    <b:Month>August</b:Month>
    <b:Day>14</b:Day>
    <b:URL>https://developer.nvidia.com/discover/ray-tracing</b:URL>
    <b:RefOrder>58</b:RefOrder>
  </b:Source>
  <b:Source>
    <b:Tag>Aut24</b:Tag>
    <b:SourceType>InternetSite</b:SourceType>
    <b:Guid>{AAF01E17-6403-4DA6-A5E9-69591755FF36}</b:Guid>
    <b:Author>
      <b:Author>
        <b:Corporate>Autodesk</b:Corporate>
      </b:Author>
    </b:Author>
    <b:Title>Path Tracing | What Is Path Tracing?</b:Title>
    <b:InternetSiteTitle>Autodesk</b:InternetSiteTitle>
    <b:Year>2024</b:Year>
    <b:Month>12</b:Month>
    <b:Day>16</b:Day>
    <b:URL>https://www.autodesk.com/solutions/path-tracing</b:URL>
    <b:RefOrder>59</b:RefOrder>
  </b:Source>
  <b:Source>
    <b:Tag>Bri22</b:Tag>
    <b:SourceType>InternetSite</b:SourceType>
    <b:Guid>{CB54350C-F63F-46B4-8F85-E24AAA23CF69}</b:Guid>
    <b:Author>
      <b:Author>
        <b:NameList>
          <b:Person>
            <b:Last>Caulfield</b:Last>
            <b:First>Brian</b:First>
          </b:Person>
        </b:NameList>
      </b:Author>
    </b:Author>
    <b:Title>What is Path Tracing</b:Title>
    <b:InternetSiteTitle>Nvidia</b:InternetSiteTitle>
    <b:Year>2022</b:Year>
    <b:Month>March</b:Month>
    <b:Day>23</b:Day>
    <b:URL>https://blogs.nvidia.com/blog/what-is-path-tracing/</b:URL>
    <b:RefOrder>60</b:RefOrder>
  </b:Source>
  <b:Source>
    <b:Tag>Dia23</b:Tag>
    <b:SourceType>InternetSite</b:SourceType>
    <b:Guid>{AC30BA48-CB0E-44E6-BCAD-B8B2DF4C0851}</b:Guid>
    <b:Author>
      <b:Author>
        <b:NameList>
          <b:Person>
            <b:Last>Ipacs</b:Last>
            <b:First>Diana</b:First>
          </b:Person>
        </b:NameList>
      </b:Author>
    </b:Author>
    <b:Title>Path Tracing: What Is It and How Does It Work?</b:Title>
    <b:InternetSiteTitle>Bluebird International</b:InternetSiteTitle>
    <b:Year>2023</b:Year>
    <b:Month>December </b:Month>
    <b:Day>07</b:Day>
    <b:URL>https://bluebirdinternational.com/path-tracing/</b:URL>
    <b:RefOrder>61</b:RefOrder>
  </b:Source>
  <b:Source>
    <b:Tag>Viv24</b:Tag>
    <b:SourceType>InternetSite</b:SourceType>
    <b:Guid>{70824F74-075F-420C-8CF9-CD608C0C8BFB}</b:Guid>
    <b:Author>
      <b:Author>
        <b:NameList>
          <b:Person>
            <b:Last>Vu</b:Last>
            <b:First>Vivian</b:First>
          </b:Person>
        </b:NameList>
      </b:Author>
    </b:Author>
    <b:Title>Rasterization vs Ray Tracing vs Path Tracing: What is the difference?</b:Title>
    <b:InternetSiteTitle>IRender Cloud Rendering Service</b:InternetSiteTitle>
    <b:Year>2024</b:Year>
    <b:Month>December</b:Month>
    <b:Day>31</b:Day>
    <b:URL>https://irendering.net/rasterization-vs-ray-tracing-vs-path-tracing-what-is-the-difference/</b:URL>
    <b:RefOrder>55</b:RefOrder>
  </b:Source>
  <b:Source>
    <b:Tag>Tan24</b:Tag>
    <b:SourceType>InternetSite</b:SourceType>
    <b:Guid>{02263B66-FA9E-4CCA-B1A0-CF8CDF5099EB}</b:Guid>
    <b:Author>
      <b:Author>
        <b:NameList>
          <b:Person>
            <b:Last>Singh</b:Last>
            <b:First>Tanveer</b:First>
          </b:Person>
        </b:NameList>
      </b:Author>
    </b:Author>
    <b:Title>Why Path Tracing Is Better Than Ray Tracing for Gaming Visuals</b:Title>
    <b:InternetSiteTitle>maketecheasier</b:InternetSiteTitle>
    <b:Year>2024</b:Year>
    <b:Month>January</b:Month>
    <b:Day>20</b:Day>
    <b:URL>https://www.maketecheasier.com/path-tracing-vs-ray-tracing/</b:URL>
    <b:RefOrder>62</b:RefOrder>
  </b:Source>
  <b:Source>
    <b:Tag>Sii22</b:Tag>
    <b:SourceType>InternetSite</b:SourceType>
    <b:Guid>{D9812123-4E88-4D28-AED0-2E52284305CE}</b:Guid>
    <b:Author>
      <b:Author>
        <b:NameList>
          <b:Person>
            <b:Last>Tiigimägi</b:Last>
            <b:First>Siim</b:First>
          </b:Person>
        </b:NameList>
      </b:Author>
    </b:Author>
    <b:Title>What is LOD? [Level of Detail in 3D Modeling]</b:Title>
    <b:InternetSiteTitle>3D Studio</b:InternetSiteTitle>
    <b:Year>2022</b:Year>
    <b:Month>February</b:Month>
    <b:Day>04</b:Day>
    <b:URL>https://3dstudio.co/3d-lod-level-of-detail/</b:URL>
    <b:RefOrder>63</b:RefOrder>
  </b:Source>
  <b:Source>
    <b:Tag>Tow21</b:Tag>
    <b:SourceType>ConferenceProceedings</b:SourceType>
    <b:Guid>{FD6C94AE-B510-4E74-802B-11CB2E83FA77}</b:Guid>
    <b:Title>Neural Geometric Level of Detail: Real-time Rendering with Implicit 3D Shapes</b:Title>
    <b:Year>2021</b:Year>
    <b:Author>
      <b:Author>
        <b:NameList>
          <b:Person>
            <b:Last>Takikawa</b:Last>
            <b:First>Towaki</b:First>
          </b:Person>
          <b:Person>
            <b:Last>Litalien</b:Last>
            <b:First>Joey</b:First>
          </b:Person>
          <b:Person>
            <b:Last>Yin</b:Last>
            <b:First>Kangxue</b:First>
          </b:Person>
          <b:Person>
            <b:Last>Kreis</b:Last>
            <b:First>Karsten</b:First>
          </b:Person>
          <b:Person>
            <b:Last>Loop</b:Last>
            <b:First>Charles</b:First>
          </b:Person>
          <b:Person>
            <b:Last>Nowrouzezahrai</b:Last>
            <b:First>Derek</b:First>
          </b:Person>
        </b:NameList>
      </b:Author>
    </b:Author>
    <b:Pages>11353-11362</b:Pages>
    <b:ConferenceName>2021 IEEE/CVF Conference on Computer Vision and Pattern Recognition (CVPR)</b:ConferenceName>
    <b:City>Nashville, TN, USA</b:City>
    <b:Publisher>IEEE</b:Publisher>
    <b:RefOrder>64</b:RefOrder>
  </b:Source>
  <b:Source>
    <b:Tag>Den20</b:Tag>
    <b:SourceType>InternetSite</b:SourceType>
    <b:Guid>{4EFFA325-7425-423F-AA6B-CEC9E5428AB2}</b:Guid>
    <b:Author>
      <b:Author>
        <b:NameList>
          <b:Person>
            <b:Last>Denham</b:Last>
            <b:First>Thomas</b:First>
          </b:Person>
        </b:NameList>
      </b:Author>
    </b:Author>
    <b:Title>What is LOD (Level of Detail) in 3D Modeling?</b:Title>
    <b:Year>2020</b:Year>
    <b:Publisher>https://conceptartempire.com/3d-lod-level-of-detail/</b:Publisher>
    <b:InternetSiteTitle>Concept Art Empire</b:InternetSiteTitle>
    <b:Month>May</b:Month>
    <b:Day>12</b:Day>
    <b:URL>https://conceptartempire.com/3d-lod-level-of-detail/</b:URL>
    <b:RefOrder>65</b:RefOrder>
  </b:Source>
  <b:Source>
    <b:Tag>Par24</b:Tag>
    <b:SourceType>InternetSite</b:SourceType>
    <b:Guid>{F7C8FB4D-7C1F-49D6-A5FA-F493CB67DF9D}</b:Guid>
    <b:Author>
      <b:Author>
        <b:NameList>
          <b:Person>
            <b:Last>Ashara</b:Last>
            <b:First>Parth</b:First>
          </b:Person>
        </b:NameList>
      </b:Author>
    </b:Author>
    <b:Title>What is Level of Detail (LOD) in 3D Modeling?</b:Title>
    <b:InternetSiteTitle>Whizzy Studios</b:InternetSiteTitle>
    <b:Year>2024</b:Year>
    <b:Month>September</b:Month>
    <b:Day>28</b:Day>
    <b:URL>https://www.whizzystudios.com/post/what-is-level-of-detail-lod-in-3d-modeling</b:URL>
    <b:RefOrder>66</b:RefOrder>
  </b:Source>
  <b:Source>
    <b:Tag>Epi25</b:Tag>
    <b:SourceType>InternetSite</b:SourceType>
    <b:Guid>{660CB353-C5A4-49FF-812A-B69639D964A6}</b:Guid>
    <b:Author>
      <b:Author>
        <b:Corporate>Epic Games Developer</b:Corporate>
      </b:Author>
    </b:Author>
    <b:Title>Hierarchical Level of Detail in Unreal Engine | Unreal Engine 5.5 Documentation | Epic Developer Community</b:Title>
    <b:InternetSiteTitle>Epic Games Developer</b:InternetSiteTitle>
    <b:Year>2025</b:Year>
    <b:URL>https://dev.epicgames.com/documentation/en-us/unreal-engine/hierarchical-level-of-detail-in-unreal-engine</b:URL>
    <b:RefOrder>67</b:RefOrder>
  </b:Source>
  <b:Source>
    <b:Tag>Dal22</b:Tag>
    <b:SourceType>ConferenceProceedings</b:SourceType>
    <b:Guid>{9E5A8EBD-C808-4047-88CA-3B9D8DC026EB}</b:Guid>
    <b:Author>
      <b:Author>
        <b:NameList>
          <b:Person>
            <b:Last>Dalei</b:Last>
            <b:First>Dilip</b:First>
            <b:Middle>Kumar</b:Middle>
          </b:Person>
          <b:Person>
            <b:Last>Venkataramanan</b:Last>
            <b:First>N</b:First>
          </b:Person>
          <b:Person>
            <b:Last>Panigrahi</b:Last>
            <b:First>Narayan</b:First>
          </b:Person>
        </b:NameList>
      </b:Author>
    </b:Author>
    <b:Title>A Review of LOD based Techniques for Real-time Terrain Rendering</b:Title>
    <b:Year>2022</b:Year>
    <b:URL>https://ieeexplore-ieee-org.tarc.idm.oclc.org/stamp/stamp.jsp?tp=&amp;arnumber=9997973</b:URL>
    <b:Pages>1-6</b:Pages>
    <b:ConferenceName>2022 IEEE 6th Conference on Information and Communication Technology (CICT)</b:ConferenceName>
    <b:City>Gwalior, India</b:City>
    <b:Publisher>IEEE</b:Publisher>
    <b:RefOrder>68</b:RefOrder>
  </b:Source>
  <b:Source>
    <b:Tag>Car04</b:Tag>
    <b:SourceType>InternetSite</b:SourceType>
    <b:Guid>{274D2C3A-323F-412F-B24C-52337245EC15}</b:Guid>
    <b:Title>HLODs: Hierarchical Levels of Detail</b:Title>
    <b:Year>2004</b:Year>
    <b:Author>
      <b:Author>
        <b:NameList>
          <b:Person>
            <b:Last>Erikson</b:Last>
            <b:First>Carl</b:First>
          </b:Person>
        </b:NameList>
      </b:Author>
    </b:Author>
    <b:Month>February</b:Month>
    <b:URL>https://www.cs.unc.edu/Research/ProjectSummaries/hlods.pdf</b:URL>
    <b:RefOrder>69</b:RefOrder>
  </b:Source>
  <b:Source>
    <b:Tag>Thr19</b:Tag>
    <b:SourceType>InternetSite</b:SourceType>
    <b:Guid>{58EEFB5A-EEE0-48B1-B4F2-11D48DD8D093}</b:Guid>
    <b:Author>
      <b:Author>
        <b:Corporate>Three.js</b:Corporate>
      </b:Author>
    </b:Author>
    <b:Title>Three.js - Javascript 3D Library</b:Title>
    <b:InternetSiteTitle>Threejs.org</b:InternetSiteTitle>
    <b:Year>2019</b:Year>
    <b:URL>https://threejs.org/</b:URL>
    <b:RefOrder>70</b:RefOrder>
  </b:Source>
  <b:Source>
    <b:Tag>Bab19</b:Tag>
    <b:SourceType>InternetSite</b:SourceType>
    <b:Guid>{3EBEE870-BB65-44A2-B214-431D3FFADC79}</b:Guid>
    <b:Author>
      <b:Author>
        <b:Corporate>Babylon.js</b:Corporate>
      </b:Author>
    </b:Author>
    <b:Title>Babylon.js: Powerful, Beautiful, Simple, Open - Web-Based 3D At Its Best</b:Title>
    <b:InternetSiteTitle>Babylon.js</b:InternetSiteTitle>
    <b:Year>2019</b:Year>
    <b:URL>https://www.babylonjs.com/</b:URL>
    <b:RefOrder>71</b:RefOrder>
  </b:Source>
  <b:Source>
    <b:Tag>Uni25</b:Tag>
    <b:SourceType>InternetSite</b:SourceType>
    <b:Guid>{38DBA6D9-5C06-4361-9959-6BB6B838AA8D}</b:Guid>
    <b:Author>
      <b:Author>
        <b:Corporate>Unity Technologies</b:Corporate>
      </b:Author>
    </b:Author>
    <b:Title>Unity - Manual: Web</b:Title>
    <b:InternetSiteTitle>Unity Technologies</b:InternetSiteTitle>
    <b:Year>2025</b:Year>
    <b:Month>July</b:Month>
    <b:Day>03</b:Day>
    <b:URL>https://docs.unity3d.com/Manual/webgl.html</b:URL>
    <b:RefOrder>72</b:RefOrder>
  </b:Source>
  <b:Source>
    <b:Tag>Uni251</b:Tag>
    <b:SourceType>InternetSite</b:SourceType>
    <b:Guid>{75D94D08-7BE0-44C1-9F73-7D6921486FAB}</b:Guid>
    <b:Author>
      <b:Author>
        <b:Corporate>Unity Technologies</b:Corporate>
      </b:Author>
    </b:Author>
    <b:Title>Unity - Manual: WebGL browser compatibility</b:Title>
    <b:InternetSiteTitle>Unity Technologies</b:InternetSiteTitle>
    <b:Year>2025</b:Year>
    <b:Month>July</b:Month>
    <b:Day>04</b:Day>
    <b:URL>https://docs.unity3d.com/Manual/webgl-browsercompatibility.html</b:URL>
    <b:RefOrder>73</b:RefOrder>
  </b:Source>
  <b:Source>
    <b:Tag>Gee20</b:Tag>
    <b:SourceType>InternetSite</b:SourceType>
    <b:Guid>{A597260A-EEEA-4333-8E9D-4BC6E322DBFD}</b:Guid>
    <b:Author>
      <b:Author>
        <b:Corporate>GeeksforGeeks</b:Corporate>
      </b:Author>
    </b:Author>
    <b:Title>Introduction to Three.js</b:Title>
    <b:InternetSiteTitle>GeeksforGeeks</b:InternetSiteTitle>
    <b:Year>2020</b:Year>
    <b:Month>August</b:Month>
    <b:Day>09</b:Day>
    <b:URL>https://www.geeksforgeeks.org/javascript/introduction-to-three-js/</b:URL>
    <b:RefOrder>74</b:RefOrder>
  </b:Source>
  <b:Source>
    <b:Tag>Gee251</b:Tag>
    <b:SourceType>InternetSite</b:SourceType>
    <b:Guid>{E97AEE8A-D173-4831-84C9-008FCCCD672C}</b:Guid>
    <b:Author>
      <b:Author>
        <b:Corporate>GeeksforGeeks</b:Corporate>
      </b:Author>
    </b:Author>
    <b:Title>Babylon.js</b:Title>
    <b:InternetSiteTitle>GeeksforGeeks</b:InternetSiteTitle>
    <b:Year>2025</b:Year>
    <b:Month>April</b:Month>
    <b:Day>28</b:Day>
    <b:URL>https://www.geeksforgeeks.org/javascript/babylon-js/</b:URL>
    <b:RefOrder>75</b:RefOrder>
  </b:Source>
  <b:Source>
    <b:Tag>Bab25</b:Tag>
    <b:SourceType>InternetSite</b:SourceType>
    <b:Guid>{4D13D2F1-0208-4D65-A404-41BF0A4E2B20}</b:Guid>
    <b:Author>
      <b:Author>
        <b:Corporate>Babylon.js</b:Corporate>
      </b:Author>
    </b:Author>
    <b:Title>Babylon.js Specifications</b:Title>
    <b:InternetSiteTitle>Babylon.js</b:InternetSiteTitle>
    <b:Year>2025</b:Year>
    <b:URL>https://www.babylonjs.com/specifications/</b:URL>
    <b:RefOrder>76</b:RefOrder>
  </b:Source>
  <b:Source>
    <b:Tag>Mic25</b:Tag>
    <b:SourceType>InternetSite</b:SourceType>
    <b:Guid>{85DBC9E3-E67D-40AF-892C-912484B25F44}</b:Guid>
    <b:Author>
      <b:Author>
        <b:Corporate>Microsoft</b:Corporate>
      </b:Author>
    </b:Author>
    <b:Title>Unity Real-Time Development Platform | .NET</b:Title>
    <b:InternetSiteTitle>Microsoft</b:InternetSiteTitle>
    <b:Year>2025</b:Year>
    <b:URL>https://dotnet.microsoft.com/en-us/apps/games/unity</b:URL>
    <b:RefOrder>77</b:RefOrder>
  </b:Source>
  <b:Source>
    <b:Tag>Cou24</b:Tag>
    <b:SourceType>InternetSite</b:SourceType>
    <b:Guid>{3653EBE4-172A-4CAE-8886-72EC00B15AE8}</b:Guid>
    <b:Author>
      <b:Author>
        <b:Corporate>Coursera Staff</b:Corporate>
      </b:Author>
    </b:Author>
    <b:Title>What Is Unity?</b:Title>
    <b:InternetSiteTitle>Coursera </b:InternetSiteTitle>
    <b:Year>2024</b:Year>
    <b:Month>November</b:Month>
    <b:Day>26</b:Day>
    <b:URL>https://www.coursera.org/articles/what-is-unity?msockid=1ff1ac3db62364400ed8b9b3b78a65be</b:URL>
    <b:RefOrder>78</b:RefOrder>
  </b:Source>
  <b:Source>
    <b:Tag>Uni252</b:Tag>
    <b:SourceType>InternetSite</b:SourceType>
    <b:Guid>{57CD972A-63D8-4423-9EF8-D8BB1CDAF1A5}</b:Guid>
    <b:Author>
      <b:Author>
        <b:Corporate>Unity Technologies</b:Corporate>
      </b:Author>
    </b:Author>
    <b:Title>Unity Real-Time Development Platform | 3D, 2D, VR &amp; AR Engine</b:Title>
    <b:InternetSiteTitle>Unity</b:InternetSiteTitle>
    <b:Year>2025</b:Year>
    <b:URL>https://unity.com/</b:URL>
    <b:RefOrder>79</b:RefOrder>
  </b:Source>
  <b:Source>
    <b:Tag>Osc18</b:Tag>
    <b:SourceType>InternetSite</b:SourceType>
    <b:Guid>{D0188279-CF65-4467-A788-9AAE48A111B3}</b:Guid>
    <b:Author>
      <b:Author>
        <b:NameList>
          <b:Person>
            <b:Last>Nordquist</b:Last>
            <b:First>Oscar</b:First>
          </b:Person>
          <b:Person>
            <b:Last>Karlsson</b:Last>
            <b:First>Axel</b:First>
          </b:Person>
        </b:NameList>
      </b:Author>
    </b:Author>
    <b:Title>BabylonJS and Three.js: Comparing performance when it comes to rendering Voronoi height maps in 3D</b:Title>
    <b:InternetSiteTitle>DiVA</b:InternetSiteTitle>
    <b:Year>2018</b:Year>
    <b:Month>June</b:Month>
    <b:Day>27</b:Day>
    <b:URL>https://www.diva-portal.org/smash/get/diva2:1228221/FULLTEXT01.pdf</b:URL>
    <b:RefOrder>80</b:RefOrder>
  </b:Source>
  <b:Source>
    <b:Tag>Jul21</b:Tag>
    <b:SourceType>InternetSite</b:SourceType>
    <b:Guid>{B357B9F1-1A45-44E8-971E-F27655F43891}</b:Guid>
    <b:Author>
      <b:Author>
        <b:NameList>
          <b:Person>
            <b:Last>Johansson</b:Last>
            <b:First>Julia</b:First>
          </b:Person>
        </b:NameList>
      </b:Author>
    </b:Author>
    <b:Title>Performance and Ease of Use in 3D on the Web: Comparing Babylon. js with Three. js</b:Title>
    <b:InternetSiteTitle>DiVA</b:InternetSiteTitle>
    <b:Year>2021</b:Year>
    <b:Month>January</b:Month>
    <b:Day>27</b:Day>
    <b:URL>https://www.diva-portal.org/smash/get/diva2:1523176/FULLTEXT01.pdf</b:URL>
    <b:RefOrder>81</b:RefOrder>
  </b:Source>
  <b:Source>
    <b:Tag>Eli25</b:Tag>
    <b:SourceType>InternetSite</b:SourceType>
    <b:Guid>{47447946-68F8-41C1-B274-AB2A6F4A086A}</b:Guid>
    <b:Author>
      <b:Author>
        <b:NameList>
          <b:Person>
            <b:Last>Asaolu</b:Last>
            <b:First>Elijah</b:First>
          </b:Person>
        </b:NameList>
      </b:Author>
    </b:Author>
    <b:Title>Three.js vs. Babylon.js: Which is better for 3D web development?</b:Title>
    <b:InternetSiteTitle>LogRocket</b:InternetSiteTitle>
    <b:Year>2025</b:Year>
    <b:Month>April</b:Month>
    <b:Day>24</b:Day>
    <b:URL>https://blog.logrocket.com/three-js-vs-babylon-js/</b:URL>
    <b:RefOrder>82</b:RefOrder>
  </b:Source>
  <b:Source>
    <b:Tag>Sof21</b:Tag>
    <b:SourceType>InternetSite</b:SourceType>
    <b:Guid>{CA2BCEDE-4A16-4BC5-BBFE-7EC08DB22188}</b:Guid>
    <b:Author>
      <b:Author>
        <b:NameList>
          <b:Person>
            <b:Last>Kholod</b:Last>
            <b:First>Sofiia-Valeriia</b:First>
          </b:Person>
        </b:NameList>
      </b:Author>
    </b:Author>
    <b:Title>Performance comparison for different types of databases</b:Title>
    <b:Year>2021</b:Year>
    <b:URL>https://er.ucu.edu.ua/server/api/core/bitstreams/02431411-a59a-4e74-a4f1-6f9eddc0cb61/content</b:URL>
    <b:RefOrder>37</b:RefOrder>
  </b:Source>
  <b:Source>
    <b:Tag>Hai21</b:Tag>
    <b:SourceType>ConferenceProceedings</b:SourceType>
    <b:Guid>{3819E388-1F29-4691-847A-F18337994C3B}</b:Guid>
    <b:Title>Inner Join Query Performance: MariaDB vs PostgreSQL</b:Title>
    <b:Year>2021</b:Year>
    <b:Author>
      <b:Author>
        <b:NameList>
          <b:Person>
            <b:Last>Hairah</b:Last>
            <b:First>U</b:First>
          </b:Person>
          <b:Person>
            <b:Last>Budiman</b:Last>
            <b:First>E</b:First>
          </b:Person>
        </b:NameList>
      </b:Author>
    </b:Author>
    <b:JournalName>Inner join query performance: MariaDB vs PostgreSQL. In Journal of Physics: Conference Series (Vol. 1844, No. 1, p. 012021)</b:JournalName>
    <b:Pages>012021</b:Pages>
    <b:ConferenceName>2020 2nd International Conference on Science &amp; Technology (2020 2nd ICoST)</b:ConferenceName>
    <b:City>Yogyakarta, Indonesia</b:City>
    <b:Publisher>IOP Publishing</b:Publisher>
    <b:RefOrder>38</b:RefOrder>
  </b:Source>
  <b:Source>
    <b:Tag>Har21</b:Tag>
    <b:SourceType>InternetSite</b:SourceType>
    <b:Guid>{7487CDD6-52CD-4832-BE29-4FCFBA8B9BA0}</b:Guid>
    <b:Author>
      <b:Author>
        <b:NameList>
          <b:Person>
            <b:Last>Hartono</b:Last>
            <b:First>Nahrun</b:First>
          </b:Person>
          <b:Person>
            <b:Last>Erfina</b:Last>
          </b:Person>
        </b:NameList>
      </b:Author>
    </b:Author>
    <b:Title>Comparison of Stored Procedures on Relational Database Management System</b:Title>
    <b:Year>2021</b:Year>
    <b:InternetSiteTitle>ResearchGate</b:InternetSiteTitle>
    <b:Month>March</b:Month>
    <b:URL>https://www.researchgate.net/publication/351676716_Comparison_of_Stored_Procedures_on_Relational_Database_Management_System</b:URL>
    <b:RefOrder>39</b:RefOrder>
  </b:Source>
</b:Sources>
</file>

<file path=customXml/itemProps1.xml><?xml version="1.0" encoding="utf-8"?>
<ds:datastoreItem xmlns:ds="http://schemas.openxmlformats.org/officeDocument/2006/customXml" ds:itemID="{11BDEBB0-47E8-43B4-A629-2048396FC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Pages>
  <Words>17716</Words>
  <Characters>100986</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118466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
  <dc:creator>Lee Peng Jin</dc:creator>
  <cp:keywords/>
  <dc:description/>
  <cp:lastModifiedBy>Lee Peng Jin</cp:lastModifiedBy>
  <cp:revision>15</cp:revision>
  <cp:lastPrinted>2025-07-04T08:47:00Z</cp:lastPrinted>
  <dcterms:created xsi:type="dcterms:W3CDTF">2025-07-03T18:03:00Z</dcterms:created>
  <dcterms:modified xsi:type="dcterms:W3CDTF">2025-07-04T08:49:00Z</dcterms:modified>
</cp:coreProperties>
</file>